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0.xml" ContentType="application/vnd.openxmlformats-officedocument.wordprocessingml.foot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2EB0" w14:textId="77777777" w:rsidR="00376D15" w:rsidRDefault="00376D15">
      <w:pPr>
        <w:ind w:firstLine="640"/>
        <w:jc w:val="left"/>
        <w:rPr>
          <w:rFonts w:ascii="黑体" w:eastAsia="黑体" w:hAnsi="黑体" w:cs="黑体" w:hint="eastAsia"/>
          <w:sz w:val="32"/>
          <w:szCs w:val="32"/>
        </w:rPr>
      </w:pPr>
    </w:p>
    <w:p w14:paraId="4F1811F1" w14:textId="77777777" w:rsidR="00376D15" w:rsidRDefault="00BD1B67">
      <w:pPr>
        <w:ind w:firstLine="643"/>
        <w:jc w:val="center"/>
        <w:rPr>
          <w:rFonts w:eastAsia="黑体"/>
          <w:sz w:val="48"/>
        </w:rPr>
      </w:pPr>
      <w:r>
        <w:rPr>
          <w:b/>
          <w:bCs/>
          <w:noProof/>
          <w:sz w:val="32"/>
          <w:szCs w:val="32"/>
        </w:rPr>
        <w:drawing>
          <wp:anchor distT="0" distB="0" distL="114300" distR="114300" simplePos="0" relativeHeight="251660288" behindDoc="0" locked="0" layoutInCell="1" allowOverlap="1" wp14:anchorId="3E9DB8BC" wp14:editId="43C4E1A8">
            <wp:simplePos x="0" y="0"/>
            <wp:positionH relativeFrom="column">
              <wp:posOffset>1000125</wp:posOffset>
            </wp:positionH>
            <wp:positionV relativeFrom="page">
              <wp:posOffset>1363345</wp:posOffset>
            </wp:positionV>
            <wp:extent cx="2962910" cy="925830"/>
            <wp:effectExtent l="0" t="0" r="0" b="0"/>
            <wp:wrapTopAndBottom/>
            <wp:docPr id="786210431" name="图片 5" descr="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0431" name="图片 5" descr="1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62910" cy="925830"/>
                    </a:xfrm>
                    <a:prstGeom prst="rect">
                      <a:avLst/>
                    </a:prstGeom>
                    <a:noFill/>
                    <a:ln>
                      <a:noFill/>
                    </a:ln>
                  </pic:spPr>
                </pic:pic>
              </a:graphicData>
            </a:graphic>
          </wp:anchor>
        </w:drawing>
      </w:r>
      <w:r>
        <w:rPr>
          <w:rFonts w:eastAsia="黑体" w:hint="eastAsia"/>
          <w:sz w:val="48"/>
        </w:rPr>
        <w:t>本科毕业论文（设计）</w:t>
      </w:r>
    </w:p>
    <w:p w14:paraId="69753C11" w14:textId="77777777" w:rsidR="00376D15" w:rsidRDefault="00BD1B67">
      <w:pPr>
        <w:ind w:firstLine="960"/>
        <w:jc w:val="center"/>
        <w:rPr>
          <w:rFonts w:eastAsia="楷体_GB2312"/>
          <w:sz w:val="48"/>
        </w:rPr>
      </w:pPr>
      <w:r>
        <w:rPr>
          <w:rFonts w:eastAsia="楷体_GB2312" w:hint="eastAsia"/>
          <w:sz w:val="48"/>
        </w:rPr>
        <w:t>（</w:t>
      </w:r>
      <w:r>
        <w:rPr>
          <w:rFonts w:eastAsia="楷体_GB2312" w:hint="eastAsia"/>
          <w:sz w:val="48"/>
        </w:rPr>
        <w:t xml:space="preserve"> 2026 </w:t>
      </w:r>
      <w:r>
        <w:rPr>
          <w:rFonts w:eastAsia="楷体_GB2312" w:hint="eastAsia"/>
          <w:sz w:val="48"/>
        </w:rPr>
        <w:t>届）</w:t>
      </w:r>
    </w:p>
    <w:p w14:paraId="518E3922" w14:textId="77777777" w:rsidR="00376D15" w:rsidRDefault="00BD1B67">
      <w:pPr>
        <w:ind w:firstLine="960"/>
        <w:jc w:val="center"/>
        <w:rPr>
          <w:sz w:val="32"/>
        </w:rPr>
      </w:pPr>
      <w:r>
        <w:rPr>
          <w:rFonts w:eastAsia="楷体_GB2312" w:hint="eastAsia"/>
          <w:noProof/>
          <w:sz w:val="48"/>
        </w:rPr>
        <w:drawing>
          <wp:inline distT="0" distB="0" distL="0" distR="0" wp14:anchorId="7311D04E" wp14:editId="0D713E38">
            <wp:extent cx="1263015" cy="1273810"/>
            <wp:effectExtent l="0" t="0" r="0" b="2540"/>
            <wp:docPr id="767751230" name="图片 4" descr="西南林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1230" name="图片 4" descr="西南林业大学校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63015" cy="1273810"/>
                    </a:xfrm>
                    <a:prstGeom prst="rect">
                      <a:avLst/>
                    </a:prstGeom>
                    <a:noFill/>
                    <a:ln>
                      <a:noFill/>
                    </a:ln>
                  </pic:spPr>
                </pic:pic>
              </a:graphicData>
            </a:graphic>
          </wp:inline>
        </w:drawing>
      </w:r>
    </w:p>
    <w:tbl>
      <w:tblPr>
        <w:tblW w:w="9099" w:type="dxa"/>
        <w:tblLook w:val="04A0" w:firstRow="1" w:lastRow="0" w:firstColumn="1" w:lastColumn="0" w:noHBand="0" w:noVBand="1"/>
      </w:tblPr>
      <w:tblGrid>
        <w:gridCol w:w="1708"/>
        <w:gridCol w:w="3042"/>
        <w:gridCol w:w="1320"/>
        <w:gridCol w:w="3029"/>
      </w:tblGrid>
      <w:tr w:rsidR="00376D15" w14:paraId="03BAAC06" w14:textId="77777777">
        <w:trPr>
          <w:trHeight w:val="1884"/>
        </w:trPr>
        <w:tc>
          <w:tcPr>
            <w:tcW w:w="1708" w:type="dxa"/>
            <w:tcBorders>
              <w:tl2br w:val="nil"/>
              <w:tr2bl w:val="nil"/>
            </w:tcBorders>
          </w:tcPr>
          <w:p w14:paraId="5832A8D6" w14:textId="77777777" w:rsidR="00376D15" w:rsidRDefault="00BD1B67">
            <w:pPr>
              <w:ind w:firstLineChars="0" w:firstLine="0"/>
              <w:rPr>
                <w:sz w:val="32"/>
                <w:u w:val="single"/>
              </w:rPr>
            </w:pPr>
            <w:r>
              <w:rPr>
                <w:rFonts w:hint="eastAsia"/>
                <w:sz w:val="32"/>
              </w:rPr>
              <w:t>题</w:t>
            </w:r>
            <w:r>
              <w:rPr>
                <w:rFonts w:hint="eastAsia"/>
                <w:sz w:val="32"/>
              </w:rPr>
              <w:t xml:space="preserve">    </w:t>
            </w:r>
            <w:r>
              <w:rPr>
                <w:rFonts w:hint="eastAsia"/>
                <w:sz w:val="32"/>
              </w:rPr>
              <w:t>目</w:t>
            </w:r>
          </w:p>
        </w:tc>
        <w:tc>
          <w:tcPr>
            <w:tcW w:w="7391" w:type="dxa"/>
            <w:gridSpan w:val="3"/>
            <w:tcBorders>
              <w:tl2br w:val="nil"/>
              <w:tr2bl w:val="nil"/>
            </w:tcBorders>
          </w:tcPr>
          <w:p w14:paraId="2A8411A1" w14:textId="77777777" w:rsidR="00BD1B67" w:rsidRDefault="00BD1B67" w:rsidP="00BD1B67">
            <w:pPr>
              <w:ind w:firstLineChars="0" w:firstLine="0"/>
              <w:rPr>
                <w:sz w:val="32"/>
                <w:u w:val="single"/>
              </w:rPr>
            </w:pPr>
            <w:r>
              <w:rPr>
                <w:rFonts w:hint="eastAsia"/>
                <w:sz w:val="32"/>
                <w:u w:val="single"/>
              </w:rPr>
              <w:t xml:space="preserve">   </w:t>
            </w:r>
            <w:r>
              <w:rPr>
                <w:rFonts w:hint="eastAsia"/>
                <w:sz w:val="32"/>
                <w:u w:val="single"/>
              </w:rPr>
              <w:t>基于大语言模型与</w:t>
            </w:r>
            <w:r>
              <w:rPr>
                <w:rFonts w:hint="eastAsia"/>
                <w:sz w:val="32"/>
                <w:u w:val="single"/>
              </w:rPr>
              <w:t>RAG</w:t>
            </w:r>
            <w:r>
              <w:rPr>
                <w:rFonts w:hint="eastAsia"/>
                <w:sz w:val="32"/>
                <w:u w:val="single"/>
              </w:rPr>
              <w:t>的企业智能问答机制</w:t>
            </w:r>
            <w:r>
              <w:rPr>
                <w:rFonts w:hint="eastAsia"/>
                <w:sz w:val="32"/>
                <w:u w:val="single"/>
              </w:rPr>
              <w:t xml:space="preserve">  </w:t>
            </w:r>
          </w:p>
          <w:p w14:paraId="27A518F1" w14:textId="77777777" w:rsidR="00376D15" w:rsidRDefault="00BD1B67" w:rsidP="00BD1B67">
            <w:pPr>
              <w:ind w:firstLineChars="0" w:firstLine="0"/>
              <w:rPr>
                <w:sz w:val="32"/>
                <w:u w:val="single"/>
              </w:rPr>
            </w:pPr>
            <w:r>
              <w:rPr>
                <w:rFonts w:hint="eastAsia"/>
                <w:sz w:val="32"/>
                <w:u w:val="single"/>
              </w:rPr>
              <w:t xml:space="preserve">   </w:t>
            </w:r>
            <w:r>
              <w:rPr>
                <w:rFonts w:hint="eastAsia"/>
                <w:sz w:val="32"/>
                <w:u w:val="single"/>
              </w:rPr>
              <w:t>研究与实现</w:t>
            </w:r>
            <w:r>
              <w:rPr>
                <w:rFonts w:hint="eastAsia"/>
                <w:sz w:val="32"/>
                <w:u w:val="single"/>
              </w:rPr>
              <w:t xml:space="preserve">                                                                              </w:t>
            </w:r>
          </w:p>
        </w:tc>
      </w:tr>
      <w:tr w:rsidR="00376D15" w14:paraId="49FC01F1" w14:textId="77777777">
        <w:trPr>
          <w:trHeight w:val="1070"/>
        </w:trPr>
        <w:tc>
          <w:tcPr>
            <w:tcW w:w="1708" w:type="dxa"/>
            <w:tcBorders>
              <w:tl2br w:val="nil"/>
              <w:tr2bl w:val="nil"/>
            </w:tcBorders>
            <w:vAlign w:val="bottom"/>
          </w:tcPr>
          <w:p w14:paraId="2B6606D2" w14:textId="77777777" w:rsidR="00376D15" w:rsidRDefault="00BD1B67">
            <w:pPr>
              <w:ind w:firstLineChars="0" w:firstLine="0"/>
              <w:rPr>
                <w:sz w:val="32"/>
                <w:u w:val="single"/>
              </w:rPr>
            </w:pPr>
            <w:r>
              <w:rPr>
                <w:rFonts w:hint="eastAsia"/>
                <w:sz w:val="32"/>
              </w:rPr>
              <w:t>学</w:t>
            </w:r>
            <w:r>
              <w:rPr>
                <w:rFonts w:hint="eastAsia"/>
                <w:sz w:val="32"/>
              </w:rPr>
              <w:t xml:space="preserve">    </w:t>
            </w:r>
            <w:r>
              <w:rPr>
                <w:rFonts w:hint="eastAsia"/>
                <w:sz w:val="32"/>
              </w:rPr>
              <w:t>院</w:t>
            </w:r>
          </w:p>
        </w:tc>
        <w:tc>
          <w:tcPr>
            <w:tcW w:w="3042" w:type="dxa"/>
            <w:tcBorders>
              <w:tl2br w:val="nil"/>
              <w:tr2bl w:val="nil"/>
            </w:tcBorders>
            <w:vAlign w:val="bottom"/>
          </w:tcPr>
          <w:p w14:paraId="04207950" w14:textId="77777777" w:rsidR="00376D15" w:rsidRDefault="00BD1B67">
            <w:pPr>
              <w:ind w:firstLineChars="0" w:firstLine="0"/>
              <w:rPr>
                <w:sz w:val="32"/>
                <w:u w:val="single"/>
              </w:rPr>
            </w:pPr>
            <w:r>
              <w:rPr>
                <w:rFonts w:hint="eastAsia"/>
                <w:sz w:val="28"/>
                <w:szCs w:val="22"/>
                <w:u w:val="single"/>
              </w:rPr>
              <w:t>大数据与智能工程学院</w:t>
            </w:r>
          </w:p>
        </w:tc>
        <w:tc>
          <w:tcPr>
            <w:tcW w:w="1320" w:type="dxa"/>
            <w:tcBorders>
              <w:tl2br w:val="nil"/>
              <w:tr2bl w:val="nil"/>
            </w:tcBorders>
            <w:vAlign w:val="bottom"/>
          </w:tcPr>
          <w:p w14:paraId="6CDAAF6D" w14:textId="77777777" w:rsidR="00376D15" w:rsidRDefault="00BD1B67">
            <w:pPr>
              <w:ind w:firstLineChars="0" w:firstLine="0"/>
              <w:rPr>
                <w:sz w:val="32"/>
                <w:u w:val="single"/>
              </w:rPr>
            </w:pPr>
            <w:r>
              <w:rPr>
                <w:rFonts w:hint="eastAsia"/>
                <w:sz w:val="32"/>
              </w:rPr>
              <w:t>专业</w:t>
            </w:r>
          </w:p>
        </w:tc>
        <w:tc>
          <w:tcPr>
            <w:tcW w:w="3029" w:type="dxa"/>
            <w:tcBorders>
              <w:tl2br w:val="nil"/>
              <w:tr2bl w:val="nil"/>
            </w:tcBorders>
            <w:vAlign w:val="bottom"/>
          </w:tcPr>
          <w:p w14:paraId="1C88DFBC" w14:textId="77777777" w:rsidR="00376D15" w:rsidRDefault="00BD1B67">
            <w:pPr>
              <w:ind w:firstLineChars="0" w:firstLine="0"/>
              <w:rPr>
                <w:sz w:val="32"/>
                <w:u w:val="single"/>
              </w:rPr>
            </w:pPr>
            <w:r>
              <w:rPr>
                <w:rFonts w:hint="eastAsia"/>
                <w:sz w:val="32"/>
                <w:u w:val="single"/>
              </w:rPr>
              <w:t xml:space="preserve"> </w:t>
            </w:r>
            <w:r>
              <w:rPr>
                <w:rFonts w:hint="eastAsia"/>
                <w:sz w:val="32"/>
                <w:u w:val="single"/>
              </w:rPr>
              <w:t>计算机科学与技术</w:t>
            </w:r>
            <w:r>
              <w:rPr>
                <w:rFonts w:hint="eastAsia"/>
                <w:sz w:val="32"/>
                <w:u w:val="single"/>
              </w:rPr>
              <w:t xml:space="preserve">                       </w:t>
            </w:r>
          </w:p>
        </w:tc>
      </w:tr>
      <w:tr w:rsidR="00376D15" w14:paraId="64D70763" w14:textId="77777777">
        <w:trPr>
          <w:trHeight w:val="1055"/>
        </w:trPr>
        <w:tc>
          <w:tcPr>
            <w:tcW w:w="1708" w:type="dxa"/>
            <w:tcBorders>
              <w:tl2br w:val="nil"/>
              <w:tr2bl w:val="nil"/>
            </w:tcBorders>
            <w:vAlign w:val="bottom"/>
          </w:tcPr>
          <w:p w14:paraId="63E361CD" w14:textId="77777777" w:rsidR="00376D15" w:rsidRDefault="00BD1B67">
            <w:pPr>
              <w:ind w:firstLineChars="0" w:firstLine="0"/>
              <w:rPr>
                <w:sz w:val="32"/>
                <w:u w:val="single"/>
              </w:rPr>
            </w:pPr>
            <w:r>
              <w:rPr>
                <w:rFonts w:hint="eastAsia"/>
                <w:sz w:val="32"/>
              </w:rPr>
              <w:t>学生姓名</w:t>
            </w:r>
          </w:p>
        </w:tc>
        <w:tc>
          <w:tcPr>
            <w:tcW w:w="3042" w:type="dxa"/>
            <w:tcBorders>
              <w:tl2br w:val="nil"/>
              <w:tr2bl w:val="nil"/>
            </w:tcBorders>
            <w:vAlign w:val="bottom"/>
          </w:tcPr>
          <w:p w14:paraId="252BDADA" w14:textId="77777777" w:rsidR="00376D15" w:rsidRDefault="00BD1B67" w:rsidP="00BD1B67">
            <w:pPr>
              <w:ind w:firstLineChars="0" w:firstLine="0"/>
              <w:rPr>
                <w:sz w:val="32"/>
                <w:u w:val="single"/>
              </w:rPr>
            </w:pPr>
            <w:r>
              <w:rPr>
                <w:rFonts w:hint="eastAsia"/>
                <w:sz w:val="32"/>
                <w:u w:val="single"/>
              </w:rPr>
              <w:t xml:space="preserve">      </w:t>
            </w:r>
            <w:r>
              <w:rPr>
                <w:rFonts w:hint="eastAsia"/>
                <w:sz w:val="32"/>
                <w:u w:val="single"/>
              </w:rPr>
              <w:t>毛梦</w:t>
            </w:r>
            <w:r>
              <w:rPr>
                <w:rFonts w:hint="eastAsia"/>
                <w:sz w:val="32"/>
                <w:u w:val="single"/>
              </w:rPr>
              <w:t xml:space="preserve">                   </w:t>
            </w:r>
          </w:p>
        </w:tc>
        <w:tc>
          <w:tcPr>
            <w:tcW w:w="1320" w:type="dxa"/>
            <w:tcBorders>
              <w:tl2br w:val="nil"/>
              <w:tr2bl w:val="nil"/>
            </w:tcBorders>
            <w:vAlign w:val="bottom"/>
          </w:tcPr>
          <w:p w14:paraId="1E77ADD2" w14:textId="77777777" w:rsidR="00376D15" w:rsidRDefault="00BD1B67">
            <w:pPr>
              <w:ind w:firstLineChars="0" w:firstLine="0"/>
              <w:rPr>
                <w:sz w:val="32"/>
                <w:u w:val="single"/>
              </w:rPr>
            </w:pPr>
            <w:r>
              <w:rPr>
                <w:rFonts w:hint="eastAsia"/>
                <w:sz w:val="32"/>
              </w:rPr>
              <w:t>学</w:t>
            </w:r>
            <w:r>
              <w:rPr>
                <w:rFonts w:hint="eastAsia"/>
                <w:sz w:val="32"/>
              </w:rPr>
              <w:t xml:space="preserve">  </w:t>
            </w:r>
            <w:r>
              <w:rPr>
                <w:rFonts w:hint="eastAsia"/>
                <w:sz w:val="32"/>
              </w:rPr>
              <w:t>号</w:t>
            </w:r>
          </w:p>
        </w:tc>
        <w:tc>
          <w:tcPr>
            <w:tcW w:w="3029" w:type="dxa"/>
            <w:tcBorders>
              <w:tl2br w:val="nil"/>
              <w:tr2bl w:val="nil"/>
            </w:tcBorders>
            <w:vAlign w:val="bottom"/>
          </w:tcPr>
          <w:p w14:paraId="705415D9" w14:textId="77777777" w:rsidR="005C208D" w:rsidRDefault="00BD1B67">
            <w:pPr>
              <w:ind w:firstLineChars="0" w:firstLine="0"/>
              <w:rPr>
                <w:sz w:val="32"/>
                <w:u w:val="single"/>
              </w:rPr>
            </w:pPr>
            <w:r>
              <w:rPr>
                <w:rFonts w:hint="eastAsia"/>
                <w:sz w:val="32"/>
                <w:u w:val="single"/>
              </w:rPr>
              <w:t xml:space="preserve">                      </w:t>
            </w:r>
          </w:p>
        </w:tc>
      </w:tr>
      <w:tr w:rsidR="00376D15" w14:paraId="4123B2A0" w14:textId="77777777">
        <w:trPr>
          <w:trHeight w:val="912"/>
        </w:trPr>
        <w:tc>
          <w:tcPr>
            <w:tcW w:w="1708" w:type="dxa"/>
            <w:tcBorders>
              <w:tl2br w:val="nil"/>
              <w:tr2bl w:val="nil"/>
            </w:tcBorders>
            <w:vAlign w:val="bottom"/>
          </w:tcPr>
          <w:p w14:paraId="28434DFD" w14:textId="77777777" w:rsidR="00376D15" w:rsidRDefault="00BD1B67">
            <w:pPr>
              <w:ind w:firstLineChars="0" w:firstLine="0"/>
              <w:rPr>
                <w:sz w:val="32"/>
                <w:u w:val="single"/>
              </w:rPr>
            </w:pPr>
            <w:r>
              <w:rPr>
                <w:rFonts w:hint="eastAsia"/>
                <w:sz w:val="32"/>
              </w:rPr>
              <w:t>指导教师</w:t>
            </w:r>
          </w:p>
        </w:tc>
        <w:tc>
          <w:tcPr>
            <w:tcW w:w="7391" w:type="dxa"/>
            <w:gridSpan w:val="3"/>
            <w:tcBorders>
              <w:tl2br w:val="nil"/>
              <w:tr2bl w:val="nil"/>
            </w:tcBorders>
            <w:vAlign w:val="bottom"/>
          </w:tcPr>
          <w:p w14:paraId="3913A167" w14:textId="77777777" w:rsidR="005C208D" w:rsidRDefault="00BD1B67">
            <w:pPr>
              <w:ind w:firstLineChars="0" w:firstLine="0"/>
              <w:rPr>
                <w:sz w:val="32"/>
                <w:u w:val="single"/>
              </w:rPr>
            </w:pPr>
            <w:r>
              <w:rPr>
                <w:rFonts w:hint="eastAsia"/>
                <w:sz w:val="32"/>
                <w:u w:val="single"/>
              </w:rPr>
              <w:t xml:space="preserve">                                           </w:t>
            </w:r>
          </w:p>
        </w:tc>
      </w:tr>
      <w:tr w:rsidR="00376D15" w14:paraId="2F0F95C4" w14:textId="77777777">
        <w:trPr>
          <w:trHeight w:val="1232"/>
        </w:trPr>
        <w:tc>
          <w:tcPr>
            <w:tcW w:w="1708" w:type="dxa"/>
            <w:tcBorders>
              <w:tl2br w:val="nil"/>
              <w:tr2bl w:val="nil"/>
            </w:tcBorders>
            <w:vAlign w:val="bottom"/>
          </w:tcPr>
          <w:p w14:paraId="11888589" w14:textId="77777777" w:rsidR="00376D15" w:rsidRDefault="00BD1B67">
            <w:pPr>
              <w:ind w:firstLineChars="0" w:firstLine="0"/>
              <w:rPr>
                <w:sz w:val="32"/>
                <w:u w:val="single"/>
              </w:rPr>
            </w:pPr>
            <w:r>
              <w:rPr>
                <w:rFonts w:hint="eastAsia"/>
                <w:sz w:val="32"/>
              </w:rPr>
              <w:t>评</w:t>
            </w:r>
            <w:r>
              <w:rPr>
                <w:rFonts w:hint="eastAsia"/>
                <w:sz w:val="32"/>
              </w:rPr>
              <w:t xml:space="preserve"> </w:t>
            </w:r>
            <w:r>
              <w:rPr>
                <w:rFonts w:hint="eastAsia"/>
                <w:sz w:val="32"/>
              </w:rPr>
              <w:t>阅</w:t>
            </w:r>
            <w:r>
              <w:rPr>
                <w:rFonts w:hint="eastAsia"/>
                <w:sz w:val="32"/>
              </w:rPr>
              <w:t xml:space="preserve"> </w:t>
            </w:r>
            <w:r>
              <w:rPr>
                <w:rFonts w:hint="eastAsia"/>
                <w:sz w:val="32"/>
              </w:rPr>
              <w:t>人</w:t>
            </w:r>
          </w:p>
        </w:tc>
        <w:tc>
          <w:tcPr>
            <w:tcW w:w="7391" w:type="dxa"/>
            <w:gridSpan w:val="3"/>
            <w:tcBorders>
              <w:tl2br w:val="nil"/>
              <w:tr2bl w:val="nil"/>
            </w:tcBorders>
            <w:vAlign w:val="bottom"/>
          </w:tcPr>
          <w:p w14:paraId="3D779157" w14:textId="77777777" w:rsidR="00376D15" w:rsidRDefault="00BD1B67">
            <w:pPr>
              <w:ind w:firstLineChars="0" w:firstLine="0"/>
              <w:rPr>
                <w:sz w:val="32"/>
                <w:u w:val="single"/>
              </w:rPr>
            </w:pPr>
            <w:r>
              <w:rPr>
                <w:rFonts w:hint="eastAsia"/>
                <w:sz w:val="32"/>
                <w:u w:val="single"/>
              </w:rPr>
              <w:t>姓名（职称）</w:t>
            </w:r>
            <w:r>
              <w:rPr>
                <w:rFonts w:hint="eastAsia"/>
                <w:sz w:val="32"/>
                <w:u w:val="single"/>
              </w:rPr>
              <w:t xml:space="preserve">                                     </w:t>
            </w:r>
          </w:p>
        </w:tc>
      </w:tr>
    </w:tbl>
    <w:p w14:paraId="03F14DE8" w14:textId="77777777" w:rsidR="00376D15" w:rsidRDefault="00376D15">
      <w:pPr>
        <w:ind w:firstLine="640"/>
        <w:jc w:val="center"/>
        <w:rPr>
          <w:sz w:val="32"/>
        </w:rPr>
      </w:pPr>
    </w:p>
    <w:p w14:paraId="5B467E9E" w14:textId="77777777" w:rsidR="00376D15" w:rsidRDefault="00BD1B67">
      <w:pPr>
        <w:ind w:firstLine="640"/>
        <w:jc w:val="center"/>
        <w:rPr>
          <w:rFonts w:eastAsia="黑体"/>
          <w:sz w:val="32"/>
          <w:szCs w:val="32"/>
        </w:rPr>
      </w:pPr>
      <w:r>
        <w:rPr>
          <w:rFonts w:hint="eastAsia"/>
          <w:sz w:val="32"/>
        </w:rPr>
        <w:t>2026</w:t>
      </w:r>
      <w:r>
        <w:rPr>
          <w:rFonts w:hint="eastAsia"/>
          <w:sz w:val="32"/>
        </w:rPr>
        <w:t>年</w:t>
      </w:r>
      <w:r>
        <w:rPr>
          <w:rFonts w:hint="eastAsia"/>
          <w:sz w:val="32"/>
        </w:rPr>
        <w:t xml:space="preserve"> 4 </w:t>
      </w:r>
      <w:r>
        <w:rPr>
          <w:rFonts w:hint="eastAsia"/>
          <w:sz w:val="32"/>
        </w:rPr>
        <w:t>月</w:t>
      </w:r>
      <w:r>
        <w:rPr>
          <w:rFonts w:hint="eastAsia"/>
          <w:sz w:val="32"/>
        </w:rPr>
        <w:t xml:space="preserve"> 30</w:t>
      </w:r>
      <w:r>
        <w:rPr>
          <w:rFonts w:hint="eastAsia"/>
          <w:sz w:val="32"/>
        </w:rPr>
        <w:t>日</w:t>
      </w:r>
    </w:p>
    <w:p w14:paraId="3A745C39" w14:textId="77777777" w:rsidR="00376D15" w:rsidRDefault="00376D15">
      <w:pPr>
        <w:ind w:firstLine="560"/>
        <w:rPr>
          <w:rFonts w:eastAsia="黑体"/>
          <w:sz w:val="28"/>
          <w:szCs w:val="28"/>
        </w:rPr>
        <w:sectPr w:rsidR="00376D15">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start="1"/>
          <w:cols w:space="720"/>
          <w:titlePg/>
          <w:docGrid w:type="lines" w:linePitch="312"/>
        </w:sectPr>
      </w:pPr>
    </w:p>
    <w:p w14:paraId="1D02D4F8" w14:textId="77777777" w:rsidR="00376D15" w:rsidRDefault="00BD1B67">
      <w:pPr>
        <w:adjustRightInd w:val="0"/>
        <w:snapToGrid w:val="0"/>
        <w:spacing w:line="540" w:lineRule="exact"/>
        <w:ind w:firstLine="880"/>
        <w:jc w:val="center"/>
        <w:rPr>
          <w:rFonts w:eastAsia="华文新魏"/>
          <w:bCs/>
          <w:sz w:val="44"/>
          <w:szCs w:val="44"/>
        </w:rPr>
      </w:pPr>
      <w:r>
        <w:rPr>
          <w:rFonts w:eastAsia="华文新魏" w:hint="eastAsia"/>
          <w:bCs/>
          <w:sz w:val="44"/>
          <w:szCs w:val="44"/>
        </w:rPr>
        <w:lastRenderedPageBreak/>
        <w:t>原创性声明</w:t>
      </w:r>
    </w:p>
    <w:p w14:paraId="10B0F4E7" w14:textId="77777777" w:rsidR="00376D15" w:rsidRDefault="00376D15">
      <w:pPr>
        <w:adjustRightInd w:val="0"/>
        <w:snapToGrid w:val="0"/>
        <w:spacing w:line="540" w:lineRule="exact"/>
        <w:ind w:firstLine="560"/>
        <w:rPr>
          <w:sz w:val="28"/>
          <w:szCs w:val="28"/>
        </w:rPr>
      </w:pPr>
    </w:p>
    <w:p w14:paraId="6FB00E58" w14:textId="77777777" w:rsidR="00376D15" w:rsidRDefault="00BD1B67">
      <w:pPr>
        <w:adjustRightInd w:val="0"/>
        <w:snapToGrid w:val="0"/>
        <w:ind w:firstLine="560"/>
        <w:rPr>
          <w:sz w:val="28"/>
          <w:szCs w:val="28"/>
        </w:rPr>
      </w:pPr>
      <w:r>
        <w:rPr>
          <w:rFonts w:hint="eastAsia"/>
          <w:sz w:val="28"/>
          <w:szCs w:val="28"/>
        </w:rPr>
        <w:t>本人郑重声明，所呈交的学位论文是本人在指导教师指导下进行的研究工作及取得的研究成果，</w:t>
      </w:r>
      <w:r>
        <w:rPr>
          <w:rFonts w:hint="eastAsia"/>
          <w:sz w:val="28"/>
        </w:rPr>
        <w:t>论文成果归西南林业大学所有。</w:t>
      </w:r>
      <w:r>
        <w:rPr>
          <w:rFonts w:hint="eastAsia"/>
          <w:sz w:val="28"/>
          <w:szCs w:val="28"/>
        </w:rPr>
        <w:t>尽我所知，除了论文中特别加以标注和致谢的地方外，论文中不包含其他人已经发表或撰写过的研究成果，也不包含为获得西南林业大学或其他教育机构的学位或证书而使用过的材料。与我共同工作的同志对本研究所作的贡献均已在论文中作了明确的说明。</w:t>
      </w:r>
    </w:p>
    <w:p w14:paraId="50232A4C" w14:textId="77777777" w:rsidR="00376D15" w:rsidRDefault="00BD1B67">
      <w:pPr>
        <w:adjustRightInd w:val="0"/>
        <w:snapToGrid w:val="0"/>
        <w:ind w:firstLine="560"/>
        <w:rPr>
          <w:sz w:val="28"/>
        </w:rPr>
      </w:pPr>
      <w:r>
        <w:rPr>
          <w:rFonts w:hint="eastAsia"/>
          <w:sz w:val="28"/>
        </w:rPr>
        <w:t>申请学位论文与资料若有不实之处，本人承担一切相关责任。</w:t>
      </w:r>
    </w:p>
    <w:p w14:paraId="701A87D6" w14:textId="77777777" w:rsidR="00376D15" w:rsidRDefault="00376D15">
      <w:pPr>
        <w:adjustRightInd w:val="0"/>
        <w:snapToGrid w:val="0"/>
        <w:spacing w:line="540" w:lineRule="exact"/>
        <w:ind w:firstLine="560"/>
        <w:rPr>
          <w:sz w:val="28"/>
        </w:rPr>
      </w:pPr>
    </w:p>
    <w:p w14:paraId="44DA21F7" w14:textId="77777777" w:rsidR="00376D15" w:rsidRDefault="00BD1B67">
      <w:pPr>
        <w:adjustRightInd w:val="0"/>
        <w:snapToGrid w:val="0"/>
        <w:spacing w:line="540" w:lineRule="exact"/>
        <w:ind w:firstLine="560"/>
        <w:rPr>
          <w:sz w:val="28"/>
        </w:rPr>
      </w:pPr>
      <w:r>
        <w:rPr>
          <w:rFonts w:hint="eastAsia"/>
          <w:sz w:val="28"/>
        </w:rPr>
        <w:t xml:space="preserve">       </w:t>
      </w:r>
      <w:r>
        <w:rPr>
          <w:rFonts w:hint="eastAsia"/>
          <w:sz w:val="28"/>
        </w:rPr>
        <w:t>作者签名：</w:t>
      </w:r>
      <w:r>
        <w:rPr>
          <w:rFonts w:hint="eastAsia"/>
          <w:sz w:val="28"/>
        </w:rPr>
        <w:t xml:space="preserve">   </w:t>
      </w:r>
      <w:r>
        <w:rPr>
          <w:rFonts w:hint="eastAsia"/>
          <w:sz w:val="28"/>
        </w:rPr>
        <w:t>日期：</w:t>
      </w:r>
      <w:ins w:id="1" w:author="Administrator" w:date="2026-04-30T14:22:00Z">
        <w:r w:rsidR="001247B7">
          <w:rPr>
            <w:rFonts w:hint="eastAsia"/>
            <w:sz w:val="28"/>
          </w:rPr>
          <w:t xml:space="preserve">  </w:t>
        </w:r>
      </w:ins>
      <w:r>
        <w:rPr>
          <w:rFonts w:hint="eastAsia"/>
          <w:sz w:val="28"/>
        </w:rPr>
        <w:t>年</w:t>
      </w:r>
      <w:ins w:id="2" w:author="Administrator" w:date="2026-04-30T14:22:00Z">
        <w:r w:rsidR="001247B7">
          <w:rPr>
            <w:rFonts w:hint="eastAsia"/>
            <w:sz w:val="28"/>
          </w:rPr>
          <w:t xml:space="preserve">   </w:t>
        </w:r>
      </w:ins>
      <w:r>
        <w:rPr>
          <w:rFonts w:hint="eastAsia"/>
          <w:sz w:val="28"/>
        </w:rPr>
        <w:t>月</w:t>
      </w:r>
      <w:ins w:id="3" w:author="Administrator" w:date="2026-04-30T14:22:00Z">
        <w:r w:rsidR="001247B7">
          <w:rPr>
            <w:rFonts w:hint="eastAsia"/>
            <w:sz w:val="28"/>
          </w:rPr>
          <w:t xml:space="preserve">   </w:t>
        </w:r>
      </w:ins>
      <w:r>
        <w:rPr>
          <w:rFonts w:hint="eastAsia"/>
          <w:sz w:val="28"/>
        </w:rPr>
        <w:t>日</w:t>
      </w:r>
    </w:p>
    <w:p w14:paraId="7F55D911" w14:textId="77777777" w:rsidR="00376D15" w:rsidDel="001247B7" w:rsidRDefault="00376D15">
      <w:pPr>
        <w:ind w:firstLine="640"/>
        <w:jc w:val="center"/>
        <w:rPr>
          <w:del w:id="4" w:author="Administrator" w:date="2026-04-30T14:23:00Z"/>
          <w:rFonts w:eastAsia="黑体"/>
          <w:sz w:val="32"/>
          <w:szCs w:val="32"/>
        </w:rPr>
      </w:pPr>
    </w:p>
    <w:p w14:paraId="1B75674D" w14:textId="77777777" w:rsidR="00376D15" w:rsidDel="001247B7" w:rsidRDefault="00376D15">
      <w:pPr>
        <w:ind w:firstLine="640"/>
        <w:jc w:val="center"/>
        <w:rPr>
          <w:del w:id="5" w:author="Administrator" w:date="2026-04-30T14:23:00Z"/>
          <w:rFonts w:eastAsia="黑体"/>
          <w:sz w:val="32"/>
          <w:szCs w:val="32"/>
        </w:rPr>
      </w:pPr>
    </w:p>
    <w:p w14:paraId="0208ADD9" w14:textId="77777777" w:rsidR="00376D15" w:rsidDel="001247B7" w:rsidRDefault="00376D15">
      <w:pPr>
        <w:ind w:firstLine="640"/>
        <w:jc w:val="center"/>
        <w:rPr>
          <w:del w:id="6" w:author="Administrator" w:date="2026-04-30T14:23:00Z"/>
          <w:rFonts w:eastAsia="黑体"/>
          <w:sz w:val="32"/>
          <w:szCs w:val="32"/>
        </w:rPr>
      </w:pPr>
    </w:p>
    <w:p w14:paraId="22020C24" w14:textId="77777777" w:rsidR="001247B7" w:rsidRDefault="001247B7">
      <w:pPr>
        <w:widowControl/>
        <w:spacing w:line="240" w:lineRule="auto"/>
        <w:ind w:firstLineChars="0" w:firstLine="0"/>
        <w:jc w:val="left"/>
        <w:rPr>
          <w:ins w:id="7" w:author="Administrator" w:date="2026-04-30T14:22:00Z"/>
          <w:rFonts w:eastAsia="华文新魏"/>
          <w:bCs/>
          <w:sz w:val="44"/>
          <w:szCs w:val="44"/>
        </w:rPr>
      </w:pPr>
    </w:p>
    <w:p w14:paraId="43987E4C" w14:textId="77777777" w:rsidR="00376D15" w:rsidRDefault="00BD1B67">
      <w:pPr>
        <w:adjustRightInd w:val="0"/>
        <w:snapToGrid w:val="0"/>
        <w:spacing w:line="540" w:lineRule="exact"/>
        <w:ind w:firstLine="880"/>
        <w:jc w:val="center"/>
        <w:rPr>
          <w:rFonts w:eastAsia="华文新魏"/>
          <w:bCs/>
          <w:sz w:val="44"/>
          <w:szCs w:val="44"/>
        </w:rPr>
      </w:pPr>
      <w:r>
        <w:rPr>
          <w:rFonts w:eastAsia="华文新魏" w:hint="eastAsia"/>
          <w:bCs/>
          <w:sz w:val="44"/>
          <w:szCs w:val="44"/>
        </w:rPr>
        <w:t>使用授权声明</w:t>
      </w:r>
    </w:p>
    <w:p w14:paraId="4C320373" w14:textId="77777777" w:rsidR="00376D15" w:rsidRDefault="00376D15">
      <w:pPr>
        <w:adjustRightInd w:val="0"/>
        <w:snapToGrid w:val="0"/>
        <w:spacing w:line="540" w:lineRule="exact"/>
        <w:ind w:firstLine="880"/>
        <w:rPr>
          <w:rFonts w:eastAsia="华文新魏"/>
          <w:bCs/>
          <w:sz w:val="44"/>
          <w:szCs w:val="44"/>
        </w:rPr>
      </w:pPr>
    </w:p>
    <w:p w14:paraId="35BB2473" w14:textId="77777777" w:rsidR="00376D15" w:rsidRDefault="00BD1B67">
      <w:pPr>
        <w:adjustRightInd w:val="0"/>
        <w:snapToGrid w:val="0"/>
        <w:ind w:firstLine="560"/>
        <w:rPr>
          <w:sz w:val="28"/>
          <w:szCs w:val="28"/>
        </w:rPr>
      </w:pPr>
      <w:r>
        <w:rPr>
          <w:rFonts w:hint="eastAsia"/>
          <w:sz w:val="28"/>
          <w:szCs w:val="28"/>
        </w:rPr>
        <w:t>本人完全了解学校有关保留、使用毕业论文（设计）的规定，即：同意学校保留并向国家有关部门或机构送交论文（设计）的纸质版和电子版，允许论文（设计）被查阅、借阅和复印；学校可以将毕业论文（设计）的全部或部分内容编入有关数据库进行检索，可以采用影印、缩印或扫描等复制手段保存和汇编毕业论文（设计）。</w:t>
      </w:r>
    </w:p>
    <w:p w14:paraId="6772292A" w14:textId="77777777" w:rsidR="00376D15" w:rsidRDefault="00BD1B67">
      <w:pPr>
        <w:adjustRightInd w:val="0"/>
        <w:snapToGrid w:val="0"/>
        <w:ind w:firstLine="562"/>
        <w:rPr>
          <w:b/>
          <w:bCs/>
          <w:sz w:val="28"/>
          <w:szCs w:val="28"/>
        </w:rPr>
      </w:pPr>
      <w:r>
        <w:rPr>
          <w:rFonts w:hint="eastAsia"/>
          <w:b/>
          <w:bCs/>
          <w:sz w:val="28"/>
          <w:szCs w:val="28"/>
        </w:rPr>
        <w:t>（保密的论文在解密后应适用本授权书）</w:t>
      </w:r>
    </w:p>
    <w:p w14:paraId="21A224D9" w14:textId="77777777" w:rsidR="00376D15" w:rsidRDefault="00BD1B67">
      <w:pPr>
        <w:adjustRightInd w:val="0"/>
        <w:snapToGrid w:val="0"/>
        <w:ind w:firstLine="560"/>
        <w:rPr>
          <w:sz w:val="28"/>
          <w:szCs w:val="28"/>
        </w:rPr>
      </w:pPr>
      <w:r>
        <w:rPr>
          <w:rFonts w:hint="eastAsia"/>
          <w:sz w:val="28"/>
          <w:szCs w:val="28"/>
        </w:rPr>
        <w:t>作者签名：</w:t>
      </w:r>
      <w:r>
        <w:rPr>
          <w:rFonts w:hint="eastAsia"/>
          <w:sz w:val="28"/>
          <w:szCs w:val="28"/>
        </w:rPr>
        <w:t xml:space="preserve">   </w:t>
      </w:r>
      <w:r>
        <w:rPr>
          <w:rFonts w:hint="eastAsia"/>
          <w:sz w:val="28"/>
          <w:szCs w:val="28"/>
        </w:rPr>
        <w:t>指导老师签名：</w:t>
      </w:r>
      <w:r>
        <w:rPr>
          <w:rFonts w:hint="eastAsia"/>
          <w:sz w:val="28"/>
          <w:szCs w:val="28"/>
        </w:rPr>
        <w:t xml:space="preserve"> </w:t>
      </w:r>
    </w:p>
    <w:p w14:paraId="646C6495" w14:textId="77777777" w:rsidR="00376D15" w:rsidRDefault="00BD1B67">
      <w:pPr>
        <w:adjustRightInd w:val="0"/>
        <w:snapToGrid w:val="0"/>
        <w:spacing w:line="540" w:lineRule="exact"/>
        <w:ind w:firstLine="560"/>
        <w:rPr>
          <w:sz w:val="28"/>
        </w:rPr>
      </w:pPr>
      <w:r>
        <w:rPr>
          <w:rFonts w:hint="eastAsia"/>
          <w:sz w:val="28"/>
          <w:szCs w:val="28"/>
        </w:rPr>
        <w:t>日</w:t>
      </w:r>
      <w:r>
        <w:rPr>
          <w:rFonts w:hint="eastAsia"/>
          <w:sz w:val="28"/>
          <w:szCs w:val="28"/>
        </w:rPr>
        <w:t xml:space="preserve">    </w:t>
      </w:r>
      <w:r>
        <w:rPr>
          <w:rFonts w:hint="eastAsia"/>
          <w:sz w:val="28"/>
          <w:szCs w:val="28"/>
        </w:rPr>
        <w:t>期：</w:t>
      </w:r>
      <w:ins w:id="8" w:author="Administrator" w:date="2026-04-30T14:23:00Z">
        <w:r w:rsidR="001247B7">
          <w:rPr>
            <w:rFonts w:hint="eastAsia"/>
            <w:sz w:val="28"/>
            <w:szCs w:val="28"/>
          </w:rPr>
          <w:t xml:space="preserve">  </w:t>
        </w:r>
      </w:ins>
      <w:ins w:id="9" w:author="Administrator" w:date="2026-04-30T14:09:00Z">
        <w:r w:rsidR="00C62AB0">
          <w:rPr>
            <w:rFonts w:hint="eastAsia"/>
            <w:sz w:val="28"/>
            <w:szCs w:val="28"/>
          </w:rPr>
          <w:t xml:space="preserve"> </w:t>
        </w:r>
      </w:ins>
      <w:r>
        <w:rPr>
          <w:rFonts w:hint="eastAsia"/>
          <w:sz w:val="28"/>
        </w:rPr>
        <w:t>年</w:t>
      </w:r>
      <w:ins w:id="10" w:author="Administrator" w:date="2026-04-30T14:09:00Z">
        <w:r w:rsidR="00C62AB0">
          <w:rPr>
            <w:rFonts w:hint="eastAsia"/>
            <w:sz w:val="28"/>
          </w:rPr>
          <w:t xml:space="preserve">  </w:t>
        </w:r>
      </w:ins>
      <w:ins w:id="11" w:author="Administrator" w:date="2026-04-30T14:23:00Z">
        <w:r w:rsidR="001247B7">
          <w:rPr>
            <w:rFonts w:hint="eastAsia"/>
            <w:sz w:val="28"/>
          </w:rPr>
          <w:t xml:space="preserve"> </w:t>
        </w:r>
      </w:ins>
      <w:r>
        <w:rPr>
          <w:rFonts w:hint="eastAsia"/>
          <w:sz w:val="28"/>
        </w:rPr>
        <w:t>月</w:t>
      </w:r>
      <w:ins w:id="12" w:author="Administrator" w:date="2026-04-30T14:09:00Z">
        <w:r w:rsidR="00C62AB0">
          <w:rPr>
            <w:rFonts w:hint="eastAsia"/>
            <w:sz w:val="28"/>
          </w:rPr>
          <w:t xml:space="preserve"> </w:t>
        </w:r>
      </w:ins>
      <w:ins w:id="13" w:author="Administrator" w:date="2026-04-30T14:23:00Z">
        <w:r w:rsidR="001247B7">
          <w:rPr>
            <w:rFonts w:hint="eastAsia"/>
            <w:sz w:val="28"/>
          </w:rPr>
          <w:t xml:space="preserve"> </w:t>
        </w:r>
      </w:ins>
      <w:ins w:id="14" w:author="Administrator" w:date="2026-04-30T14:09:00Z">
        <w:r w:rsidR="00C62AB0">
          <w:rPr>
            <w:rFonts w:hint="eastAsia"/>
            <w:sz w:val="28"/>
          </w:rPr>
          <w:t xml:space="preserve"> </w:t>
        </w:r>
      </w:ins>
      <w:r>
        <w:rPr>
          <w:rFonts w:hint="eastAsia"/>
          <w:sz w:val="28"/>
        </w:rPr>
        <w:t>日</w:t>
      </w:r>
    </w:p>
    <w:p w14:paraId="2D5B9A79" w14:textId="77777777" w:rsidR="00376D15" w:rsidRDefault="00376D15">
      <w:pPr>
        <w:adjustRightInd w:val="0"/>
        <w:snapToGrid w:val="0"/>
        <w:spacing w:line="540" w:lineRule="exact"/>
        <w:ind w:firstLine="560"/>
        <w:rPr>
          <w:sz w:val="28"/>
          <w:szCs w:val="28"/>
        </w:rPr>
      </w:pPr>
    </w:p>
    <w:p w14:paraId="2E41CE7A" w14:textId="77777777" w:rsidR="00376D15" w:rsidRDefault="00376D15">
      <w:pPr>
        <w:adjustRightInd w:val="0"/>
        <w:snapToGrid w:val="0"/>
        <w:ind w:firstLine="560"/>
        <w:rPr>
          <w:sz w:val="28"/>
          <w:szCs w:val="28"/>
        </w:rPr>
        <w:sectPr w:rsidR="00376D15">
          <w:headerReference w:type="first" r:id="rId17"/>
          <w:pgSz w:w="11906" w:h="16838"/>
          <w:pgMar w:top="1440" w:right="1800" w:bottom="1440" w:left="1800" w:header="851" w:footer="992" w:gutter="0"/>
          <w:pgNumType w:fmt="upperRoman" w:start="2"/>
          <w:cols w:space="720"/>
          <w:titlePg/>
          <w:docGrid w:type="lines" w:linePitch="312"/>
        </w:sectPr>
      </w:pPr>
    </w:p>
    <w:p w14:paraId="2D9AF2D7" w14:textId="77777777" w:rsidR="00376D15" w:rsidRDefault="00376D15">
      <w:pPr>
        <w:snapToGrid w:val="0"/>
        <w:ind w:firstLine="482"/>
        <w:jc w:val="center"/>
        <w:rPr>
          <w:rFonts w:eastAsia="楷体_GB2312"/>
          <w:b/>
        </w:rPr>
      </w:pPr>
    </w:p>
    <w:p w14:paraId="2C62F7C0" w14:textId="77777777" w:rsidR="005C208D" w:rsidRDefault="0002760A">
      <w:pPr>
        <w:snapToGrid w:val="0"/>
        <w:ind w:firstLineChars="0" w:firstLine="0"/>
        <w:jc w:val="center"/>
        <w:rPr>
          <w:rFonts w:eastAsia="黑体" w:cs="黑体"/>
          <w:sz w:val="36"/>
          <w:szCs w:val="36"/>
        </w:rPr>
      </w:pPr>
      <w:r w:rsidRPr="0002760A">
        <w:rPr>
          <w:rFonts w:eastAsia="黑体" w:cs="黑体" w:hint="eastAsia"/>
          <w:sz w:val="36"/>
          <w:szCs w:val="36"/>
        </w:rPr>
        <w:t>基于大语言模型与</w:t>
      </w:r>
      <w:r w:rsidRPr="0002760A">
        <w:rPr>
          <w:rFonts w:eastAsia="黑体" w:cs="黑体"/>
          <w:sz w:val="36"/>
          <w:szCs w:val="36"/>
        </w:rPr>
        <w:t>RAG</w:t>
      </w:r>
      <w:r w:rsidRPr="0002760A">
        <w:rPr>
          <w:rFonts w:eastAsia="黑体" w:cs="黑体" w:hint="eastAsia"/>
          <w:sz w:val="36"/>
          <w:szCs w:val="36"/>
        </w:rPr>
        <w:t>的企业智能问答机制</w:t>
      </w:r>
      <w:r w:rsidRPr="0002760A">
        <w:rPr>
          <w:rFonts w:eastAsia="黑体" w:cs="黑体"/>
          <w:sz w:val="36"/>
          <w:szCs w:val="36"/>
        </w:rPr>
        <w:t xml:space="preserve">  </w:t>
      </w:r>
    </w:p>
    <w:p w14:paraId="6BC74BD3" w14:textId="77777777" w:rsidR="00BD1B67" w:rsidRDefault="0002760A" w:rsidP="00BD1B67">
      <w:pPr>
        <w:snapToGrid w:val="0"/>
        <w:ind w:firstLineChars="0" w:firstLine="0"/>
        <w:jc w:val="center"/>
        <w:rPr>
          <w:rFonts w:eastAsia="黑体" w:cs="黑体"/>
          <w:sz w:val="36"/>
          <w:szCs w:val="36"/>
        </w:rPr>
      </w:pPr>
      <w:r w:rsidRPr="0002760A">
        <w:rPr>
          <w:rFonts w:eastAsia="黑体" w:cs="黑体"/>
          <w:sz w:val="36"/>
          <w:szCs w:val="36"/>
        </w:rPr>
        <w:t xml:space="preserve">   </w:t>
      </w:r>
      <w:r w:rsidRPr="0002760A">
        <w:rPr>
          <w:rFonts w:eastAsia="黑体" w:cs="黑体" w:hint="eastAsia"/>
          <w:sz w:val="36"/>
          <w:szCs w:val="36"/>
        </w:rPr>
        <w:t>研究与实现</w:t>
      </w:r>
    </w:p>
    <w:p w14:paraId="57B4DE01" w14:textId="77777777" w:rsidR="00376D15" w:rsidRDefault="0002760A">
      <w:pPr>
        <w:snapToGrid w:val="0"/>
        <w:ind w:firstLineChars="0" w:firstLine="0"/>
        <w:jc w:val="center"/>
        <w:rPr>
          <w:rFonts w:cs="宋体"/>
          <w:sz w:val="28"/>
          <w:szCs w:val="28"/>
        </w:rPr>
      </w:pPr>
      <w:r w:rsidRPr="0002760A">
        <w:rPr>
          <w:rFonts w:cs="宋体" w:hint="eastAsia"/>
          <w:sz w:val="28"/>
          <w:szCs w:val="28"/>
        </w:rPr>
        <w:t>毛梦</w:t>
      </w:r>
    </w:p>
    <w:p w14:paraId="50B5AC0C" w14:textId="77777777" w:rsidR="00376D15" w:rsidRDefault="00BD1B67">
      <w:pPr>
        <w:snapToGrid w:val="0"/>
        <w:ind w:firstLineChars="0" w:firstLine="0"/>
        <w:jc w:val="center"/>
        <w:rPr>
          <w:rFonts w:cs="宋体"/>
          <w:sz w:val="28"/>
          <w:szCs w:val="28"/>
        </w:rPr>
      </w:pPr>
      <w:r>
        <w:rPr>
          <w:rFonts w:cs="宋体" w:hint="eastAsia"/>
          <w:sz w:val="28"/>
          <w:szCs w:val="28"/>
        </w:rPr>
        <w:t>（西南林业大学</w:t>
      </w:r>
      <w:r>
        <w:rPr>
          <w:rFonts w:cs="宋体" w:hint="eastAsia"/>
          <w:sz w:val="28"/>
          <w:szCs w:val="28"/>
        </w:rPr>
        <w:t xml:space="preserve">  </w:t>
      </w:r>
      <w:r>
        <w:rPr>
          <w:rFonts w:cs="宋体" w:hint="eastAsia"/>
          <w:sz w:val="28"/>
          <w:szCs w:val="28"/>
        </w:rPr>
        <w:t>大数据与智能工程学院</w:t>
      </w:r>
      <w:r>
        <w:rPr>
          <w:rFonts w:cs="宋体" w:hint="eastAsia"/>
          <w:sz w:val="28"/>
          <w:szCs w:val="28"/>
        </w:rPr>
        <w:t xml:space="preserve">  </w:t>
      </w:r>
      <w:r>
        <w:rPr>
          <w:rFonts w:cs="宋体" w:hint="eastAsia"/>
          <w:sz w:val="28"/>
          <w:szCs w:val="28"/>
        </w:rPr>
        <w:t>昆明</w:t>
      </w:r>
      <w:r>
        <w:rPr>
          <w:rFonts w:cs="宋体" w:hint="eastAsia"/>
          <w:sz w:val="28"/>
          <w:szCs w:val="28"/>
        </w:rPr>
        <w:t xml:space="preserve">  650224</w:t>
      </w:r>
      <w:r>
        <w:rPr>
          <w:rFonts w:cs="宋体" w:hint="eastAsia"/>
          <w:sz w:val="28"/>
          <w:szCs w:val="28"/>
        </w:rPr>
        <w:t>）</w:t>
      </w:r>
    </w:p>
    <w:p w14:paraId="64962079" w14:textId="77777777" w:rsidR="00376D15" w:rsidRDefault="00376D15">
      <w:pPr>
        <w:snapToGrid w:val="0"/>
        <w:ind w:firstLine="482"/>
        <w:jc w:val="center"/>
        <w:rPr>
          <w:rFonts w:eastAsia="楷体_GB2312"/>
          <w:b/>
        </w:rPr>
      </w:pPr>
    </w:p>
    <w:p w14:paraId="6E68B32C" w14:textId="4012DAA9" w:rsidR="005C208D" w:rsidRDefault="00BD1B67">
      <w:pPr>
        <w:ind w:firstLine="480"/>
        <w:rPr>
          <w:rFonts w:eastAsia="黑体" w:cs="黑体"/>
        </w:rPr>
      </w:pPr>
      <w:bookmarkStart w:id="15" w:name="_Toc227687930"/>
      <w:r>
        <w:rPr>
          <w:rFonts w:eastAsia="黑体" w:cs="黑体" w:hint="eastAsia"/>
        </w:rPr>
        <w:t>摘</w:t>
      </w:r>
      <w:r>
        <w:rPr>
          <w:rFonts w:eastAsia="黑体" w:cs="黑体" w:hint="eastAsia"/>
        </w:rPr>
        <w:t xml:space="preserve"> </w:t>
      </w:r>
      <w:r>
        <w:rPr>
          <w:rFonts w:eastAsia="黑体" w:cs="黑体" w:hint="eastAsia"/>
        </w:rPr>
        <w:t>要：</w:t>
      </w:r>
      <w:r w:rsidRPr="0035336D">
        <w:rPr>
          <w:color w:val="1F1F1F"/>
          <w:szCs w:val="21"/>
        </w:rPr>
        <w:t>在企业数字化转型的深水区，高效的知识管理与即时问答系统已成为提升组织效能的核心基础设施。然而，传统基于关键词匹配的检索系统在处理自然语言语义理解方面存在显著局限，而通用大语言模型（</w:t>
      </w:r>
      <w:r w:rsidRPr="0035336D">
        <w:rPr>
          <w:color w:val="1F1F1F"/>
          <w:szCs w:val="21"/>
        </w:rPr>
        <w:t>LLM</w:t>
      </w:r>
      <w:r w:rsidRPr="0035336D">
        <w:rPr>
          <w:color w:val="1F1F1F"/>
          <w:szCs w:val="21"/>
        </w:rPr>
        <w:t>）在面对企业私有数据时，受限于预训练语料的时效性与知识边界，极易产生</w:t>
      </w:r>
      <w:r w:rsidRPr="0035336D">
        <w:rPr>
          <w:color w:val="1F1F1F"/>
          <w:szCs w:val="21"/>
        </w:rPr>
        <w:t>“</w:t>
      </w:r>
      <w:r w:rsidRPr="0035336D">
        <w:rPr>
          <w:color w:val="1F1F1F"/>
          <w:szCs w:val="21"/>
        </w:rPr>
        <w:t>幻觉</w:t>
      </w:r>
      <w:r w:rsidRPr="0035336D">
        <w:rPr>
          <w:color w:val="1F1F1F"/>
          <w:szCs w:val="21"/>
        </w:rPr>
        <w:t>”</w:t>
      </w:r>
      <w:r w:rsidRPr="0035336D">
        <w:rPr>
          <w:color w:val="1F1F1F"/>
          <w:szCs w:val="21"/>
        </w:rPr>
        <w:t>现象，导致回答不准确甚至编造事实。为了解决这一行业共性痛点，本研究提出并实现了一套集成检索增强生成（</w:t>
      </w:r>
      <w:r w:rsidRPr="0035336D">
        <w:rPr>
          <w:color w:val="1F1F1F"/>
          <w:szCs w:val="21"/>
        </w:rPr>
        <w:t>RAG</w:t>
      </w:r>
      <w:r w:rsidRPr="0035336D">
        <w:rPr>
          <w:color w:val="1F1F1F"/>
          <w:szCs w:val="21"/>
        </w:rPr>
        <w:t>）架构的企业智能问答系统。</w:t>
      </w:r>
    </w:p>
    <w:p w14:paraId="41AE8A6F" w14:textId="77777777" w:rsidR="005C208D" w:rsidRDefault="00BD1B67">
      <w:pPr>
        <w:adjustRightInd w:val="0"/>
        <w:snapToGrid w:val="0"/>
        <w:ind w:firstLine="480"/>
        <w:rPr>
          <w:color w:val="1F1F1F"/>
          <w:szCs w:val="21"/>
        </w:rPr>
      </w:pPr>
      <w:r w:rsidRPr="0035336D">
        <w:rPr>
          <w:color w:val="1F1F1F"/>
          <w:szCs w:val="21"/>
        </w:rPr>
        <w:t>本系统以阿里云百炼平台的</w:t>
      </w:r>
      <w:r w:rsidRPr="0035336D">
        <w:rPr>
          <w:color w:val="1F1F1F"/>
          <w:szCs w:val="21"/>
        </w:rPr>
        <w:t xml:space="preserve"> Qwen-Plus </w:t>
      </w:r>
      <w:r w:rsidRPr="0035336D">
        <w:rPr>
          <w:color w:val="1F1F1F"/>
          <w:szCs w:val="21"/>
        </w:rPr>
        <w:t>模型为核心生成引擎，通过引入</w:t>
      </w:r>
      <w:r w:rsidRPr="0035336D">
        <w:rPr>
          <w:color w:val="1F1F1F"/>
          <w:szCs w:val="21"/>
        </w:rPr>
        <w:t>“</w:t>
      </w:r>
      <w:r w:rsidRPr="0035336D">
        <w:rPr>
          <w:color w:val="1F1F1F"/>
          <w:szCs w:val="21"/>
        </w:rPr>
        <w:t>语义向量检索</w:t>
      </w:r>
      <w:r w:rsidRPr="0035336D">
        <w:rPr>
          <w:color w:val="1F1F1F"/>
          <w:szCs w:val="21"/>
        </w:rPr>
        <w:t>+BM25</w:t>
      </w:r>
      <w:r w:rsidRPr="0035336D">
        <w:rPr>
          <w:color w:val="1F1F1F"/>
          <w:szCs w:val="21"/>
        </w:rPr>
        <w:t>关键词匹配</w:t>
      </w:r>
      <w:r w:rsidRPr="0035336D">
        <w:rPr>
          <w:color w:val="1F1F1F"/>
          <w:szCs w:val="21"/>
        </w:rPr>
        <w:t>”</w:t>
      </w:r>
      <w:r w:rsidRPr="0035336D">
        <w:rPr>
          <w:color w:val="1F1F1F"/>
          <w:szCs w:val="21"/>
        </w:rPr>
        <w:t>的双路混合检索算法，显著提升了针对企业专有名词、技术编号及非结构化文档的召回精度。在数据预处理阶段，系统采用基于自然语言边界的递归字符切片策略，并结合</w:t>
      </w:r>
      <w:r w:rsidRPr="0035336D">
        <w:rPr>
          <w:color w:val="1F1F1F"/>
          <w:szCs w:val="21"/>
        </w:rPr>
        <w:t xml:space="preserve"> 512 </w:t>
      </w:r>
      <w:r w:rsidRPr="0035336D">
        <w:rPr>
          <w:color w:val="1F1F1F"/>
          <w:szCs w:val="21"/>
        </w:rPr>
        <w:t>字符窗口与</w:t>
      </w:r>
      <w:r w:rsidRPr="0035336D">
        <w:rPr>
          <w:color w:val="1F1F1F"/>
          <w:szCs w:val="21"/>
        </w:rPr>
        <w:t xml:space="preserve"> 50 </w:t>
      </w:r>
      <w:r w:rsidRPr="0035336D">
        <w:rPr>
          <w:color w:val="1F1F1F"/>
          <w:szCs w:val="21"/>
        </w:rPr>
        <w:t>字符重叠度，确保了知识片段的语义连贯性。针对系统响应延迟，本研究采用了</w:t>
      </w:r>
      <w:r w:rsidRPr="0035336D">
        <w:rPr>
          <w:color w:val="1F1F1F"/>
          <w:szCs w:val="21"/>
        </w:rPr>
        <w:t xml:space="preserve"> SSE </w:t>
      </w:r>
      <w:r w:rsidRPr="0035336D">
        <w:rPr>
          <w:color w:val="1F1F1F"/>
          <w:szCs w:val="21"/>
        </w:rPr>
        <w:t>流式传输技术，将首字返回延迟（</w:t>
      </w:r>
      <w:r w:rsidRPr="0035336D">
        <w:rPr>
          <w:color w:val="1F1F1F"/>
          <w:szCs w:val="21"/>
        </w:rPr>
        <w:t>TTFT</w:t>
      </w:r>
      <w:r w:rsidRPr="0035336D">
        <w:rPr>
          <w:color w:val="1F1F1F"/>
          <w:szCs w:val="21"/>
        </w:rPr>
        <w:t>）优化至</w:t>
      </w:r>
      <w:r w:rsidRPr="0035336D">
        <w:rPr>
          <w:color w:val="1F1F1F"/>
          <w:szCs w:val="21"/>
        </w:rPr>
        <w:t xml:space="preserve"> 3 </w:t>
      </w:r>
      <w:r w:rsidRPr="0035336D">
        <w:rPr>
          <w:color w:val="1F1F1F"/>
          <w:szCs w:val="21"/>
        </w:rPr>
        <w:t>秒以内，极大提升了用户交互体验。</w:t>
      </w:r>
    </w:p>
    <w:p w14:paraId="60018A15" w14:textId="77777777" w:rsidR="005C208D" w:rsidRDefault="00BD1B67">
      <w:pPr>
        <w:adjustRightInd w:val="0"/>
        <w:snapToGrid w:val="0"/>
        <w:ind w:firstLine="480"/>
        <w:rPr>
          <w:color w:val="1F1F1F"/>
          <w:szCs w:val="21"/>
        </w:rPr>
      </w:pPr>
      <w:r w:rsidRPr="0035336D">
        <w:rPr>
          <w:color w:val="1F1F1F"/>
          <w:szCs w:val="21"/>
        </w:rPr>
        <w:t>为了验证系统的有效性，本研究构建了一个包含</w:t>
      </w:r>
      <w:r w:rsidRPr="0035336D">
        <w:rPr>
          <w:color w:val="1F1F1F"/>
          <w:szCs w:val="21"/>
        </w:rPr>
        <w:t xml:space="preserve"> 30 </w:t>
      </w:r>
      <w:r w:rsidRPr="0035336D">
        <w:rPr>
          <w:color w:val="1F1F1F"/>
          <w:szCs w:val="21"/>
        </w:rPr>
        <w:t>个标准问题的</w:t>
      </w:r>
      <w:r w:rsidRPr="0035336D">
        <w:rPr>
          <w:color w:val="1F1F1F"/>
          <w:szCs w:val="21"/>
        </w:rPr>
        <w:t xml:space="preserve"> Benchmark </w:t>
      </w:r>
      <w:r w:rsidRPr="0035336D">
        <w:rPr>
          <w:color w:val="1F1F1F"/>
          <w:szCs w:val="21"/>
        </w:rPr>
        <w:t>测试集，对检索性能进行了定量分析。实验结果显示，混合检索模式在</w:t>
      </w:r>
      <w:r w:rsidRPr="0035336D">
        <w:rPr>
          <w:color w:val="1F1F1F"/>
          <w:szCs w:val="21"/>
        </w:rPr>
        <w:t xml:space="preserve"> Top-3 </w:t>
      </w:r>
      <w:r w:rsidRPr="0035336D">
        <w:rPr>
          <w:color w:val="1F1F1F"/>
          <w:szCs w:val="21"/>
        </w:rPr>
        <w:t>命中率（</w:t>
      </w:r>
      <w:r w:rsidRPr="0035336D">
        <w:rPr>
          <w:color w:val="1F1F1F"/>
          <w:szCs w:val="21"/>
        </w:rPr>
        <w:t>Hit-Rate@3</w:t>
      </w:r>
      <w:r w:rsidRPr="0035336D">
        <w:rPr>
          <w:color w:val="1F1F1F"/>
          <w:szCs w:val="21"/>
        </w:rPr>
        <w:t>）上达到</w:t>
      </w:r>
      <w:r w:rsidRPr="0035336D">
        <w:rPr>
          <w:color w:val="1F1F1F"/>
          <w:szCs w:val="21"/>
        </w:rPr>
        <w:t>88.6%</w:t>
      </w:r>
      <w:r w:rsidRPr="0035336D">
        <w:rPr>
          <w:color w:val="1F1F1F"/>
          <w:szCs w:val="21"/>
        </w:rPr>
        <w:t>，相较于单一向量检索提升了</w:t>
      </w:r>
      <w:r w:rsidRPr="0035336D">
        <w:rPr>
          <w:color w:val="1F1F1F"/>
          <w:szCs w:val="21"/>
        </w:rPr>
        <w:t xml:space="preserve"> 7.4 </w:t>
      </w:r>
      <w:r w:rsidRPr="0035336D">
        <w:rPr>
          <w:color w:val="1F1F1F"/>
          <w:szCs w:val="21"/>
        </w:rPr>
        <w:t>个百分点。同时，本研究通过三层防幻觉指令约束与相似度阈值过滤机制，有效阻断了模型在知识盲区的盲目推理。本文详细阐述了系统的架构设计、核心算法实现及多维度的性能评估，为企业级</w:t>
      </w:r>
      <w:r w:rsidRPr="0035336D">
        <w:rPr>
          <w:color w:val="1F1F1F"/>
          <w:szCs w:val="21"/>
        </w:rPr>
        <w:t xml:space="preserve"> RAG </w:t>
      </w:r>
      <w:r w:rsidRPr="0035336D">
        <w:rPr>
          <w:color w:val="1F1F1F"/>
          <w:szCs w:val="21"/>
        </w:rPr>
        <w:t>应用的落地提供了可量化的技术范式。</w:t>
      </w:r>
    </w:p>
    <w:p w14:paraId="361B2597" w14:textId="77777777" w:rsidR="005C208D" w:rsidRDefault="0002760A" w:rsidP="000072B4">
      <w:pPr>
        <w:adjustRightInd w:val="0"/>
        <w:snapToGrid w:val="0"/>
        <w:ind w:firstLine="480"/>
        <w:rPr>
          <w:color w:val="1F1F1F"/>
          <w:szCs w:val="21"/>
        </w:rPr>
      </w:pPr>
      <w:r w:rsidRPr="0002760A">
        <w:rPr>
          <w:rFonts w:eastAsia="黑体" w:cs="黑体" w:hint="eastAsia"/>
        </w:rPr>
        <w:t>关键词：</w:t>
      </w:r>
      <w:r w:rsidR="00BD1B67" w:rsidRPr="0035336D">
        <w:rPr>
          <w:color w:val="1F1F1F"/>
          <w:szCs w:val="21"/>
        </w:rPr>
        <w:t>大语言模型；检索增强生成（</w:t>
      </w:r>
      <w:r w:rsidR="00BD1B67" w:rsidRPr="0035336D">
        <w:rPr>
          <w:color w:val="1F1F1F"/>
          <w:szCs w:val="21"/>
        </w:rPr>
        <w:t>RAG</w:t>
      </w:r>
      <w:r w:rsidR="00BD1B67" w:rsidRPr="0035336D">
        <w:rPr>
          <w:color w:val="1F1F1F"/>
          <w:szCs w:val="21"/>
        </w:rPr>
        <w:t>）；混合检索；防幻觉；企业知识管理</w:t>
      </w:r>
    </w:p>
    <w:p w14:paraId="4A7DE327" w14:textId="77777777" w:rsidR="00BD1B67" w:rsidRPr="00BD1B67" w:rsidRDefault="00BD1B67">
      <w:pPr>
        <w:ind w:firstLine="480"/>
        <w:outlineLvl w:val="0"/>
        <w:rPr>
          <w:rFonts w:eastAsia="黑体" w:cs="黑体"/>
        </w:rPr>
      </w:pPr>
    </w:p>
    <w:p w14:paraId="5A802C14" w14:textId="77777777" w:rsidR="00BD1B67" w:rsidRDefault="00BD1B67">
      <w:pPr>
        <w:ind w:firstLine="480"/>
        <w:outlineLvl w:val="0"/>
        <w:rPr>
          <w:rFonts w:eastAsia="黑体" w:cs="黑体"/>
        </w:rPr>
      </w:pPr>
    </w:p>
    <w:bookmarkEnd w:id="15"/>
    <w:p w14:paraId="0227DE1A" w14:textId="77777777" w:rsidR="00376D15" w:rsidRDefault="00376D15">
      <w:pPr>
        <w:snapToGrid w:val="0"/>
        <w:ind w:firstLine="482"/>
        <w:jc w:val="center"/>
        <w:rPr>
          <w:rFonts w:eastAsia="楷体_GB2312"/>
          <w:b/>
        </w:rPr>
        <w:sectPr w:rsidR="00376D15">
          <w:headerReference w:type="default" r:id="rId18"/>
          <w:footerReference w:type="default" r:id="rId19"/>
          <w:footerReference w:type="first" r:id="rId20"/>
          <w:pgSz w:w="11906" w:h="16838"/>
          <w:pgMar w:top="1701" w:right="1134" w:bottom="1701" w:left="1418" w:header="1361" w:footer="992" w:gutter="0"/>
          <w:pgNumType w:fmt="upperRoman" w:start="1"/>
          <w:cols w:space="720"/>
          <w:docGrid w:type="lines" w:linePitch="326"/>
        </w:sectPr>
      </w:pPr>
    </w:p>
    <w:p w14:paraId="4E802EF6" w14:textId="77777777" w:rsidR="00376D15" w:rsidRDefault="00376D15">
      <w:pPr>
        <w:snapToGrid w:val="0"/>
        <w:ind w:firstLine="482"/>
        <w:jc w:val="center"/>
        <w:rPr>
          <w:rFonts w:eastAsia="楷体_GB2312"/>
          <w:b/>
        </w:rPr>
      </w:pPr>
    </w:p>
    <w:p w14:paraId="34F05D73" w14:textId="77777777" w:rsidR="008D778A" w:rsidRPr="008D778A" w:rsidRDefault="008D778A">
      <w:pPr>
        <w:snapToGrid w:val="0"/>
        <w:ind w:firstLineChars="0" w:firstLine="0"/>
        <w:jc w:val="center"/>
        <w:rPr>
          <w:ins w:id="16" w:author="梦 毛" w:date="2026-04-30T22:10:00Z" w16du:dateUtc="2026-04-30T14:10:00Z"/>
          <w:b/>
          <w:bCs/>
          <w:sz w:val="32"/>
          <w:szCs w:val="32"/>
        </w:rPr>
        <w:pPrChange w:id="17" w:author="梦 毛" w:date="2026-04-30T22:11:00Z" w16du:dateUtc="2026-04-30T14:11:00Z">
          <w:pPr>
            <w:snapToGrid w:val="0"/>
            <w:ind w:firstLine="643"/>
            <w:jc w:val="center"/>
          </w:pPr>
        </w:pPrChange>
      </w:pPr>
      <w:ins w:id="18" w:author="梦 毛" w:date="2026-04-30T22:10:00Z" w16du:dateUtc="2026-04-30T14:10:00Z">
        <w:r w:rsidRPr="008D778A">
          <w:rPr>
            <w:b/>
            <w:bCs/>
            <w:sz w:val="32"/>
            <w:szCs w:val="32"/>
          </w:rPr>
          <w:t>Research and Implementation of an Enterprise Intelligent Question-Answering Mechanism Based on Large Language Models and RAG</w:t>
        </w:r>
      </w:ins>
    </w:p>
    <w:p w14:paraId="043DD39B" w14:textId="77777777" w:rsidR="008D778A" w:rsidRPr="008D778A" w:rsidRDefault="008D778A">
      <w:pPr>
        <w:snapToGrid w:val="0"/>
        <w:ind w:firstLineChars="0" w:firstLine="0"/>
        <w:jc w:val="center"/>
        <w:rPr>
          <w:ins w:id="19" w:author="梦 毛" w:date="2026-04-30T22:10:00Z" w16du:dateUtc="2026-04-30T14:10:00Z"/>
          <w:sz w:val="28"/>
          <w:szCs w:val="28"/>
          <w:rPrChange w:id="20" w:author="梦 毛" w:date="2026-04-30T22:11:00Z" w16du:dateUtc="2026-04-30T14:11:00Z">
            <w:rPr>
              <w:ins w:id="21" w:author="梦 毛" w:date="2026-04-30T22:10:00Z" w16du:dateUtc="2026-04-30T14:10:00Z"/>
              <w:b/>
              <w:bCs/>
              <w:sz w:val="32"/>
              <w:szCs w:val="32"/>
            </w:rPr>
          </w:rPrChange>
        </w:rPr>
        <w:pPrChange w:id="22" w:author="梦 毛" w:date="2026-04-30T22:11:00Z" w16du:dateUtc="2026-04-30T14:11:00Z">
          <w:pPr>
            <w:snapToGrid w:val="0"/>
            <w:ind w:firstLine="643"/>
            <w:jc w:val="center"/>
          </w:pPr>
        </w:pPrChange>
      </w:pPr>
      <w:ins w:id="23" w:author="梦 毛" w:date="2026-04-30T22:10:00Z" w16du:dateUtc="2026-04-30T14:10:00Z">
        <w:r w:rsidRPr="008D778A">
          <w:rPr>
            <w:sz w:val="28"/>
            <w:szCs w:val="28"/>
            <w:rPrChange w:id="24" w:author="梦 毛" w:date="2026-04-30T22:11:00Z" w16du:dateUtc="2026-04-30T14:11:00Z">
              <w:rPr>
                <w:b/>
                <w:bCs/>
                <w:sz w:val="32"/>
                <w:szCs w:val="32"/>
              </w:rPr>
            </w:rPrChange>
          </w:rPr>
          <w:t>MAO Meng</w:t>
        </w:r>
      </w:ins>
    </w:p>
    <w:p w14:paraId="52EB9815" w14:textId="77777777" w:rsidR="008D778A" w:rsidRDefault="008D778A" w:rsidP="008D778A">
      <w:pPr>
        <w:snapToGrid w:val="0"/>
        <w:ind w:firstLineChars="0" w:firstLine="0"/>
        <w:jc w:val="center"/>
        <w:rPr>
          <w:ins w:id="25" w:author="梦 毛" w:date="2026-04-30T22:12:00Z" w16du:dateUtc="2026-04-30T14:12:00Z"/>
          <w:sz w:val="28"/>
          <w:szCs w:val="28"/>
        </w:rPr>
      </w:pPr>
      <w:ins w:id="26" w:author="梦 毛" w:date="2026-04-30T22:10:00Z" w16du:dateUtc="2026-04-30T14:10:00Z">
        <w:r w:rsidRPr="008D778A">
          <w:rPr>
            <w:sz w:val="28"/>
            <w:szCs w:val="28"/>
            <w:rPrChange w:id="27" w:author="梦 毛" w:date="2026-04-30T22:11:00Z" w16du:dateUtc="2026-04-30T14:11:00Z">
              <w:rPr>
                <w:b/>
                <w:bCs/>
                <w:sz w:val="32"/>
                <w:szCs w:val="32"/>
              </w:rPr>
            </w:rPrChange>
          </w:rPr>
          <w:t>(School of Big Data and Intelligent Engineering, Southwest Forestry University, Kunming 650224, China)</w:t>
        </w:r>
      </w:ins>
    </w:p>
    <w:p w14:paraId="59A2D4F1" w14:textId="77777777" w:rsidR="008D778A" w:rsidRPr="008D778A" w:rsidRDefault="008D778A">
      <w:pPr>
        <w:snapToGrid w:val="0"/>
        <w:ind w:firstLineChars="0" w:firstLine="0"/>
        <w:jc w:val="center"/>
        <w:rPr>
          <w:ins w:id="28" w:author="梦 毛" w:date="2026-04-30T22:10:00Z" w16du:dateUtc="2026-04-30T14:10:00Z"/>
          <w:sz w:val="28"/>
          <w:szCs w:val="28"/>
          <w:rPrChange w:id="29" w:author="梦 毛" w:date="2026-04-30T22:11:00Z" w16du:dateUtc="2026-04-30T14:11:00Z">
            <w:rPr>
              <w:ins w:id="30" w:author="梦 毛" w:date="2026-04-30T22:10:00Z" w16du:dateUtc="2026-04-30T14:10:00Z"/>
              <w:b/>
              <w:bCs/>
              <w:sz w:val="32"/>
              <w:szCs w:val="32"/>
            </w:rPr>
          </w:rPrChange>
        </w:rPr>
        <w:pPrChange w:id="31" w:author="梦 毛" w:date="2026-04-30T22:11:00Z" w16du:dateUtc="2026-04-30T14:11:00Z">
          <w:pPr>
            <w:snapToGrid w:val="0"/>
            <w:ind w:firstLine="643"/>
            <w:jc w:val="center"/>
          </w:pPr>
        </w:pPrChange>
      </w:pPr>
    </w:p>
    <w:p w14:paraId="33362F01" w14:textId="77777777" w:rsidR="008D778A" w:rsidRPr="008D778A" w:rsidRDefault="008D778A">
      <w:pPr>
        <w:ind w:firstLine="482"/>
        <w:outlineLvl w:val="0"/>
        <w:rPr>
          <w:ins w:id="32" w:author="梦 毛" w:date="2026-04-30T22:10:00Z" w16du:dateUtc="2026-04-30T14:10:00Z"/>
          <w:b/>
          <w:rPrChange w:id="33" w:author="梦 毛" w:date="2026-04-30T22:12:00Z" w16du:dateUtc="2026-04-30T14:12:00Z">
            <w:rPr>
              <w:ins w:id="34" w:author="梦 毛" w:date="2026-04-30T22:10:00Z" w16du:dateUtc="2026-04-30T14:10:00Z"/>
              <w:b/>
              <w:bCs/>
              <w:sz w:val="32"/>
              <w:szCs w:val="32"/>
            </w:rPr>
          </w:rPrChange>
        </w:rPr>
        <w:pPrChange w:id="35" w:author="梦 毛" w:date="2026-04-30T22:12:00Z" w16du:dateUtc="2026-04-30T14:12:00Z">
          <w:pPr>
            <w:snapToGrid w:val="0"/>
            <w:ind w:firstLine="643"/>
            <w:jc w:val="center"/>
          </w:pPr>
        </w:pPrChange>
      </w:pPr>
      <w:ins w:id="36" w:author="梦 毛" w:date="2026-04-30T22:10:00Z" w16du:dateUtc="2026-04-30T14:10:00Z">
        <w:r w:rsidRPr="008D778A">
          <w:rPr>
            <w:b/>
            <w:rPrChange w:id="37" w:author="梦 毛" w:date="2026-04-30T22:12:00Z" w16du:dateUtc="2026-04-30T14:12:00Z">
              <w:rPr>
                <w:b/>
                <w:bCs/>
                <w:sz w:val="32"/>
                <w:szCs w:val="32"/>
              </w:rPr>
            </w:rPrChange>
          </w:rPr>
          <w:t xml:space="preserve">Abstract: </w:t>
        </w:r>
        <w:r w:rsidRPr="008D778A">
          <w:rPr>
            <w:rPrChange w:id="38" w:author="梦 毛" w:date="2026-04-30T22:13:00Z" w16du:dateUtc="2026-04-30T14:13:00Z">
              <w:rPr>
                <w:b/>
                <w:bCs/>
                <w:sz w:val="32"/>
                <w:szCs w:val="32"/>
              </w:rPr>
            </w:rPrChange>
          </w:rPr>
          <w:t xml:space="preserve">In the deep phase of enterprise digital transformation, efficient knowledge management and instant question-answering (QA) systems have emerged as core infrastructures for enhancing organizational efficiency. However, traditional retrieval systems based on keyword matching exhibit significant limitations in processing the semantic understanding of natural language. Meanwhile, general large language models (LLMs), when confronted with enterprise private data, are constrained by the timeliness and knowledge boundaries of their pre-training corpora, making them highly susceptible to "hallucinations" that lead to inaccurate answers or even fabricated facts [1][2]. To address this common industry pain point, this study proposes and implements an enterprise intelligent QA system integrating the Retrieval-Augmented Generation (RAG) architecture. Taking the Qwen-Plus model from the Alibaba Cloud Bailian platform as the core generative engine, the system incorporates a dual-channel hybrid retrieval algorithm combining "semantic vector retrieval and BM25 keyword matching," which significantly improves the recall precision for enterprise-specific terminology, technical part numbers, and unstructured documents. During the data preprocessing phase, a recursive character splitting strategy based on natural language boundaries is adopted, utilizing a 512-character window with a 50-character overlap to ensure the semantic coherence of knowledge chunks. To address system response latency, Server-Sent Events (SSE) streaming technology is employed, optimizing the Time to First Token (TTFT) to under 3 seconds and thereby substantially improving the user interaction experience. To validate the system's effectiveness, a benchmark </w:t>
        </w:r>
        <w:r w:rsidRPr="008D778A">
          <w:rPr>
            <w:rPrChange w:id="39" w:author="梦 毛" w:date="2026-04-30T22:13:00Z" w16du:dateUtc="2026-04-30T14:13:00Z">
              <w:rPr>
                <w:b/>
                <w:bCs/>
                <w:sz w:val="32"/>
                <w:szCs w:val="32"/>
              </w:rPr>
            </w:rPrChange>
          </w:rPr>
          <w:lastRenderedPageBreak/>
          <w:t>test set comprising 30 standard questions is constructed to conduct a quantitative analysis of the retrieval performance. Experimental results demonstrate that the hybrid retrieval mode achieves an 88.6% Hit-Rate@3, outperforming single vector retrieval by 7.4 percentage points. Simultaneously, through a three-layer anti-hallucination instruction constraint and a similarity threshold filtering mechanism, the blind reasoning of the model in knowledge blind spots is effectively curtailed. This paper elaborates on the architectural design, core algorithm implementation, and multi-dimensional performance evaluation of the system, providing a quantifiable technical paradigm for the deployment of enterprise-level RAG applications.</w:t>
        </w:r>
      </w:ins>
    </w:p>
    <w:p w14:paraId="269670F5" w14:textId="40B5F6E1" w:rsidR="005C208D" w:rsidRPr="008D778A" w:rsidDel="008D778A" w:rsidRDefault="008D778A">
      <w:pPr>
        <w:ind w:firstLine="482"/>
        <w:outlineLvl w:val="0"/>
        <w:rPr>
          <w:del w:id="40" w:author="梦 毛" w:date="2026-04-30T22:10:00Z" w16du:dateUtc="2026-04-30T14:10:00Z"/>
          <w:b/>
          <w:rPrChange w:id="41" w:author="梦 毛" w:date="2026-04-30T22:12:00Z" w16du:dateUtc="2026-04-30T14:12:00Z">
            <w:rPr>
              <w:del w:id="42" w:author="梦 毛" w:date="2026-04-30T22:10:00Z" w16du:dateUtc="2026-04-30T14:10:00Z"/>
              <w:b/>
              <w:bCs/>
              <w:sz w:val="32"/>
              <w:szCs w:val="32"/>
            </w:rPr>
          </w:rPrChange>
        </w:rPr>
        <w:pPrChange w:id="43" w:author="梦 毛" w:date="2026-04-30T22:12:00Z" w16du:dateUtc="2026-04-30T14:12:00Z">
          <w:pPr>
            <w:snapToGrid w:val="0"/>
            <w:ind w:firstLineChars="0" w:firstLine="643"/>
            <w:jc w:val="center"/>
          </w:pPr>
        </w:pPrChange>
      </w:pPr>
      <w:ins w:id="44" w:author="梦 毛" w:date="2026-04-30T22:10:00Z" w16du:dateUtc="2026-04-30T14:10:00Z">
        <w:r w:rsidRPr="008D778A">
          <w:rPr>
            <w:b/>
            <w:rPrChange w:id="45" w:author="梦 毛" w:date="2026-04-30T22:12:00Z" w16du:dateUtc="2026-04-30T14:12:00Z">
              <w:rPr>
                <w:b/>
                <w:bCs/>
                <w:sz w:val="32"/>
                <w:szCs w:val="32"/>
              </w:rPr>
            </w:rPrChange>
          </w:rPr>
          <w:t>Keywords:</w:t>
        </w:r>
        <w:r w:rsidRPr="008D778A">
          <w:rPr>
            <w:rPrChange w:id="46" w:author="梦 毛" w:date="2026-04-30T22:14:00Z" w16du:dateUtc="2026-04-30T14:14:00Z">
              <w:rPr>
                <w:b/>
                <w:bCs/>
                <w:sz w:val="32"/>
                <w:szCs w:val="32"/>
              </w:rPr>
            </w:rPrChange>
          </w:rPr>
          <w:t xml:space="preserve"> Large Language Model (LLM); Retrieval-Augmented Generation (RAG); Hybrid Retrieval; Anti-Hallucination; Enterprise Knowledge Management</w:t>
        </w:r>
      </w:ins>
      <w:del w:id="47" w:author="梦 毛" w:date="2026-04-30T22:10:00Z" w16du:dateUtc="2026-04-30T14:10:00Z">
        <w:r w:rsidR="00BD1B67" w:rsidRPr="008D778A" w:rsidDel="008D778A">
          <w:rPr>
            <w:b/>
            <w:rPrChange w:id="48" w:author="梦 毛" w:date="2026-04-30T22:12:00Z" w16du:dateUtc="2026-04-30T14:12:00Z">
              <w:rPr>
                <w:b/>
                <w:bCs/>
                <w:sz w:val="32"/>
                <w:szCs w:val="32"/>
              </w:rPr>
            </w:rPrChange>
          </w:rPr>
          <w:delText>Research on xxx</w:delText>
        </w:r>
      </w:del>
    </w:p>
    <w:p w14:paraId="74782C76" w14:textId="77777777" w:rsidR="005C208D" w:rsidRPr="008D778A" w:rsidRDefault="005C208D">
      <w:pPr>
        <w:ind w:firstLine="482"/>
        <w:outlineLvl w:val="0"/>
        <w:rPr>
          <w:b/>
          <w:rPrChange w:id="49" w:author="梦 毛" w:date="2026-04-30T22:12:00Z" w16du:dateUtc="2026-04-30T14:12:00Z">
            <w:rPr/>
          </w:rPrChange>
        </w:rPr>
        <w:pPrChange w:id="50" w:author="梦 毛" w:date="2026-04-30T22:12:00Z" w16du:dateUtc="2026-04-30T14:12:00Z">
          <w:pPr>
            <w:snapToGrid w:val="0"/>
            <w:ind w:firstLineChars="0" w:firstLine="480"/>
            <w:jc w:val="center"/>
          </w:pPr>
        </w:pPrChange>
      </w:pPr>
    </w:p>
    <w:p w14:paraId="414E9351" w14:textId="77777777" w:rsidR="00376D15" w:rsidRDefault="00376D15">
      <w:pPr>
        <w:snapToGrid w:val="0"/>
        <w:ind w:firstLine="482"/>
        <w:rPr>
          <w:b/>
        </w:rPr>
        <w:sectPr w:rsidR="00376D15">
          <w:headerReference w:type="even" r:id="rId21"/>
          <w:headerReference w:type="default" r:id="rId22"/>
          <w:pgSz w:w="11906" w:h="16838"/>
          <w:pgMar w:top="1701" w:right="1134" w:bottom="1701" w:left="1418" w:header="1361" w:footer="992" w:gutter="0"/>
          <w:pgNumType w:fmt="upperRoman"/>
          <w:cols w:space="720"/>
          <w:docGrid w:type="lines" w:linePitch="326"/>
        </w:sectPr>
      </w:pPr>
    </w:p>
    <w:p w14:paraId="7E766C5B" w14:textId="77777777" w:rsidR="00376D15" w:rsidRDefault="00376D15">
      <w:pPr>
        <w:snapToGrid w:val="0"/>
        <w:ind w:firstLine="600"/>
        <w:jc w:val="center"/>
        <w:rPr>
          <w:rFonts w:eastAsia="楷体_GB2312"/>
          <w:sz w:val="30"/>
          <w:szCs w:val="30"/>
        </w:rPr>
      </w:pPr>
    </w:p>
    <w:p w14:paraId="2027C869" w14:textId="77777777" w:rsidR="005C208D" w:rsidRDefault="00BD1B67">
      <w:pPr>
        <w:snapToGrid w:val="0"/>
        <w:ind w:firstLineChars="0" w:firstLine="0"/>
        <w:jc w:val="center"/>
        <w:rPr>
          <w:rFonts w:eastAsia="黑体"/>
          <w:sz w:val="32"/>
          <w:szCs w:val="32"/>
        </w:rPr>
      </w:pPr>
      <w:r>
        <w:rPr>
          <w:rFonts w:eastAsia="黑体" w:hint="eastAsia"/>
          <w:sz w:val="30"/>
          <w:szCs w:val="30"/>
        </w:rPr>
        <w:t>目</w:t>
      </w:r>
      <w:ins w:id="55" w:author="Administrator" w:date="2026-04-30T14:17:00Z">
        <w:r w:rsidR="00C423BF">
          <w:rPr>
            <w:rFonts w:eastAsia="黑体" w:hint="eastAsia"/>
            <w:sz w:val="30"/>
            <w:szCs w:val="30"/>
          </w:rPr>
          <w:t xml:space="preserve"> </w:t>
        </w:r>
      </w:ins>
      <w:ins w:id="56" w:author="Administrator" w:date="2026-04-30T14:23:00Z">
        <w:r w:rsidR="001247B7">
          <w:rPr>
            <w:rFonts w:eastAsia="黑体" w:hint="eastAsia"/>
            <w:sz w:val="30"/>
            <w:szCs w:val="30"/>
          </w:rPr>
          <w:t xml:space="preserve"> </w:t>
        </w:r>
      </w:ins>
      <w:r>
        <w:rPr>
          <w:rFonts w:eastAsia="黑体" w:hint="eastAsia"/>
          <w:sz w:val="30"/>
          <w:szCs w:val="30"/>
        </w:rPr>
        <w:t>录</w:t>
      </w:r>
    </w:p>
    <w:p w14:paraId="3140269B" w14:textId="77777777" w:rsidR="00376D15" w:rsidRDefault="00376D15">
      <w:pPr>
        <w:snapToGrid w:val="0"/>
        <w:ind w:firstLine="480"/>
        <w:jc w:val="center"/>
        <w:rPr>
          <w:rFonts w:eastAsia="楷体_GB2312"/>
        </w:rPr>
      </w:pPr>
    </w:p>
    <w:p w14:paraId="0515E693" w14:textId="77777777" w:rsidR="001247B7" w:rsidRDefault="00427A71">
      <w:pPr>
        <w:pStyle w:val="TOC1"/>
        <w:tabs>
          <w:tab w:val="right" w:leader="dot" w:pos="9344"/>
        </w:tabs>
        <w:ind w:firstLine="480"/>
        <w:rPr>
          <w:ins w:id="57" w:author="Administrator" w:date="2026-04-30T14:23:00Z"/>
          <w:rFonts w:asciiTheme="minorHAnsi" w:eastAsiaTheme="minorEastAsia" w:hAnsiTheme="minorHAnsi" w:cstheme="minorBidi" w:hint="eastAsia"/>
          <w:noProof/>
          <w:sz w:val="21"/>
          <w:szCs w:val="22"/>
        </w:rPr>
      </w:pPr>
      <w:r>
        <w:fldChar w:fldCharType="begin"/>
      </w:r>
      <w:r w:rsidR="00BD1B67">
        <w:instrText xml:space="preserve"> TOC \o "1-3" \h \z \u </w:instrText>
      </w:r>
      <w:r>
        <w:fldChar w:fldCharType="separate"/>
      </w:r>
      <w:ins w:id="58" w:author="Administrator" w:date="2026-04-30T14:23:00Z">
        <w:r w:rsidR="001247B7" w:rsidRPr="008F3ECC">
          <w:rPr>
            <w:rStyle w:val="ab"/>
            <w:noProof/>
          </w:rPr>
          <w:fldChar w:fldCharType="begin"/>
        </w:r>
        <w:r w:rsidR="001247B7" w:rsidRPr="008F3ECC">
          <w:rPr>
            <w:rStyle w:val="ab"/>
            <w:noProof/>
          </w:rPr>
          <w:instrText xml:space="preserve"> </w:instrText>
        </w:r>
        <w:r w:rsidR="001247B7">
          <w:rPr>
            <w:noProof/>
          </w:rPr>
          <w:instrText>HYPERLINK \l "_Toc228451446"</w:instrText>
        </w:r>
        <w:r w:rsidR="001247B7" w:rsidRPr="008F3ECC">
          <w:rPr>
            <w:rStyle w:val="ab"/>
            <w:noProof/>
          </w:rPr>
          <w:instrText xml:space="preserve"> </w:instrText>
        </w:r>
        <w:r w:rsidR="001247B7" w:rsidRPr="008F3ECC">
          <w:rPr>
            <w:rStyle w:val="ab"/>
            <w:noProof/>
          </w:rPr>
        </w:r>
        <w:r w:rsidR="001247B7" w:rsidRPr="008F3ECC">
          <w:rPr>
            <w:rStyle w:val="ab"/>
            <w:noProof/>
          </w:rPr>
          <w:fldChar w:fldCharType="separate"/>
        </w:r>
        <w:r w:rsidR="001247B7" w:rsidRPr="008F3ECC">
          <w:rPr>
            <w:rStyle w:val="ab"/>
            <w:rFonts w:hint="eastAsia"/>
            <w:noProof/>
          </w:rPr>
          <w:t>第</w:t>
        </w:r>
        <w:r w:rsidR="001247B7" w:rsidRPr="008F3ECC">
          <w:rPr>
            <w:rStyle w:val="ab"/>
            <w:noProof/>
          </w:rPr>
          <w:t>1</w:t>
        </w:r>
        <w:r w:rsidR="001247B7" w:rsidRPr="008F3ECC">
          <w:rPr>
            <w:rStyle w:val="ab"/>
            <w:rFonts w:hint="eastAsia"/>
            <w:noProof/>
          </w:rPr>
          <w:t>章</w:t>
        </w:r>
        <w:r w:rsidR="001247B7" w:rsidRPr="008F3ECC">
          <w:rPr>
            <w:rStyle w:val="ab"/>
            <w:noProof/>
          </w:rPr>
          <w:t xml:space="preserve"> </w:t>
        </w:r>
        <w:r w:rsidR="001247B7" w:rsidRPr="008F3ECC">
          <w:rPr>
            <w:rStyle w:val="ab"/>
            <w:rFonts w:hint="eastAsia"/>
            <w:noProof/>
          </w:rPr>
          <w:t>绪论</w:t>
        </w:r>
        <w:r w:rsidR="001247B7">
          <w:rPr>
            <w:noProof/>
            <w:webHidden/>
          </w:rPr>
          <w:tab/>
        </w:r>
        <w:r w:rsidR="001247B7">
          <w:rPr>
            <w:noProof/>
            <w:webHidden/>
          </w:rPr>
          <w:fldChar w:fldCharType="begin"/>
        </w:r>
        <w:r w:rsidR="001247B7">
          <w:rPr>
            <w:noProof/>
            <w:webHidden/>
          </w:rPr>
          <w:instrText xml:space="preserve"> PAGEREF _Toc228451446 \h </w:instrText>
        </w:r>
      </w:ins>
      <w:r w:rsidR="001247B7">
        <w:rPr>
          <w:noProof/>
          <w:webHidden/>
        </w:rPr>
      </w:r>
      <w:r w:rsidR="001247B7">
        <w:rPr>
          <w:noProof/>
          <w:webHidden/>
        </w:rPr>
        <w:fldChar w:fldCharType="separate"/>
      </w:r>
      <w:ins w:id="59" w:author="Administrator" w:date="2026-04-30T14:23:00Z">
        <w:r w:rsidR="001247B7">
          <w:rPr>
            <w:noProof/>
            <w:webHidden/>
          </w:rPr>
          <w:t>6</w:t>
        </w:r>
        <w:r w:rsidR="001247B7">
          <w:rPr>
            <w:noProof/>
            <w:webHidden/>
          </w:rPr>
          <w:fldChar w:fldCharType="end"/>
        </w:r>
        <w:r w:rsidR="001247B7" w:rsidRPr="008F3ECC">
          <w:rPr>
            <w:rStyle w:val="ab"/>
            <w:noProof/>
          </w:rPr>
          <w:fldChar w:fldCharType="end"/>
        </w:r>
      </w:ins>
    </w:p>
    <w:p w14:paraId="343B35D9" w14:textId="77777777" w:rsidR="001247B7" w:rsidRDefault="001247B7">
      <w:pPr>
        <w:pStyle w:val="TOC2"/>
        <w:tabs>
          <w:tab w:val="right" w:leader="dot" w:pos="9344"/>
        </w:tabs>
        <w:ind w:left="480" w:firstLine="480"/>
        <w:rPr>
          <w:ins w:id="60" w:author="Administrator" w:date="2026-04-30T14:23:00Z"/>
          <w:rFonts w:asciiTheme="minorHAnsi" w:eastAsiaTheme="minorEastAsia" w:hAnsiTheme="minorHAnsi" w:cstheme="minorBidi" w:hint="eastAsia"/>
          <w:noProof/>
          <w:sz w:val="21"/>
          <w:szCs w:val="22"/>
        </w:rPr>
      </w:pPr>
      <w:ins w:id="6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"_Toc228451447"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1.1 </w:t>
        </w:r>
        <w:r w:rsidRPr="008F3ECC">
          <w:rPr>
            <w:rStyle w:val="ab"/>
            <w:rFonts w:hint="eastAsia"/>
            <w:noProof/>
          </w:rPr>
          <w:t>研究背景与意义</w:t>
        </w:r>
        <w:r>
          <w:rPr>
            <w:noProof/>
            <w:webHidden/>
          </w:rPr>
          <w:tab/>
        </w:r>
        <w:r>
          <w:rPr>
            <w:noProof/>
            <w:webHidden/>
          </w:rPr>
          <w:fldChar w:fldCharType="begin"/>
        </w:r>
        <w:r>
          <w:rPr>
            <w:noProof/>
            <w:webHidden/>
          </w:rPr>
          <w:instrText xml:space="preserve"> PAGEREF _Toc228451447 \h </w:instrText>
        </w:r>
      </w:ins>
      <w:r>
        <w:rPr>
          <w:noProof/>
          <w:webHidden/>
        </w:rPr>
      </w:r>
      <w:r>
        <w:rPr>
          <w:noProof/>
          <w:webHidden/>
        </w:rPr>
        <w:fldChar w:fldCharType="separate"/>
      </w:r>
      <w:ins w:id="62" w:author="Administrator" w:date="2026-04-30T14:23:00Z">
        <w:r>
          <w:rPr>
            <w:noProof/>
            <w:webHidden/>
          </w:rPr>
          <w:t>6</w:t>
        </w:r>
        <w:r>
          <w:rPr>
            <w:noProof/>
            <w:webHidden/>
          </w:rPr>
          <w:fldChar w:fldCharType="end"/>
        </w:r>
        <w:r w:rsidRPr="008F3ECC">
          <w:rPr>
            <w:rStyle w:val="ab"/>
            <w:noProof/>
          </w:rPr>
          <w:fldChar w:fldCharType="end"/>
        </w:r>
      </w:ins>
    </w:p>
    <w:p w14:paraId="5E8D9242" w14:textId="77777777" w:rsidR="001247B7" w:rsidRDefault="001247B7">
      <w:pPr>
        <w:pStyle w:val="TOC3"/>
        <w:tabs>
          <w:tab w:val="right" w:leader="dot" w:pos="9344"/>
        </w:tabs>
        <w:ind w:left="960" w:firstLine="480"/>
        <w:rPr>
          <w:ins w:id="63" w:author="Administrator" w:date="2026-04-30T14:23:00Z"/>
          <w:rFonts w:asciiTheme="minorHAnsi" w:eastAsiaTheme="minorEastAsia" w:hAnsiTheme="minorHAnsi" w:cstheme="minorBidi" w:hint="eastAsia"/>
          <w:noProof/>
          <w:sz w:val="21"/>
          <w:szCs w:val="22"/>
        </w:rPr>
      </w:pPr>
      <w:ins w:id="6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"_Toc228451448"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1.1.1 </w:t>
        </w:r>
        <w:r w:rsidRPr="008F3ECC">
          <w:rPr>
            <w:rStyle w:val="ab"/>
            <w:rFonts w:hint="eastAsia"/>
            <w:noProof/>
          </w:rPr>
          <w:t>研究背景</w:t>
        </w:r>
        <w:r>
          <w:rPr>
            <w:noProof/>
            <w:webHidden/>
          </w:rPr>
          <w:tab/>
        </w:r>
        <w:r>
          <w:rPr>
            <w:noProof/>
            <w:webHidden/>
          </w:rPr>
          <w:fldChar w:fldCharType="begin"/>
        </w:r>
        <w:r>
          <w:rPr>
            <w:noProof/>
            <w:webHidden/>
          </w:rPr>
          <w:instrText xml:space="preserve"> PAGEREF _Toc228451448 \h </w:instrText>
        </w:r>
      </w:ins>
      <w:r>
        <w:rPr>
          <w:noProof/>
          <w:webHidden/>
        </w:rPr>
      </w:r>
      <w:r>
        <w:rPr>
          <w:noProof/>
          <w:webHidden/>
        </w:rPr>
        <w:fldChar w:fldCharType="separate"/>
      </w:r>
      <w:ins w:id="65" w:author="Administrator" w:date="2026-04-30T14:23:00Z">
        <w:r>
          <w:rPr>
            <w:noProof/>
            <w:webHidden/>
          </w:rPr>
          <w:t>6</w:t>
        </w:r>
        <w:r>
          <w:rPr>
            <w:noProof/>
            <w:webHidden/>
          </w:rPr>
          <w:fldChar w:fldCharType="end"/>
        </w:r>
        <w:r w:rsidRPr="008F3ECC">
          <w:rPr>
            <w:rStyle w:val="ab"/>
            <w:noProof/>
          </w:rPr>
          <w:fldChar w:fldCharType="end"/>
        </w:r>
      </w:ins>
    </w:p>
    <w:p w14:paraId="7830D24D" w14:textId="77777777" w:rsidR="001247B7" w:rsidRDefault="001247B7">
      <w:pPr>
        <w:pStyle w:val="TOC3"/>
        <w:tabs>
          <w:tab w:val="right" w:leader="dot" w:pos="9344"/>
        </w:tabs>
        <w:ind w:left="960" w:firstLine="480"/>
        <w:rPr>
          <w:ins w:id="66" w:author="Administrator" w:date="2026-04-30T14:23:00Z"/>
          <w:rFonts w:asciiTheme="minorHAnsi" w:eastAsiaTheme="minorEastAsia" w:hAnsiTheme="minorHAnsi" w:cstheme="minorBidi" w:hint="eastAsia"/>
          <w:noProof/>
          <w:sz w:val="21"/>
          <w:szCs w:val="22"/>
        </w:rPr>
      </w:pPr>
      <w:ins w:id="6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"_Toc228451449"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1.1.2 </w:t>
        </w:r>
        <w:r w:rsidRPr="008F3ECC">
          <w:rPr>
            <w:rStyle w:val="ab"/>
            <w:rFonts w:hint="eastAsia"/>
            <w:noProof/>
          </w:rPr>
          <w:t>研究意义</w:t>
        </w:r>
        <w:r>
          <w:rPr>
            <w:noProof/>
            <w:webHidden/>
          </w:rPr>
          <w:tab/>
        </w:r>
        <w:r>
          <w:rPr>
            <w:noProof/>
            <w:webHidden/>
          </w:rPr>
          <w:fldChar w:fldCharType="begin"/>
        </w:r>
        <w:r>
          <w:rPr>
            <w:noProof/>
            <w:webHidden/>
          </w:rPr>
          <w:instrText xml:space="preserve"> PAGEREF _Toc228451449 \h </w:instrText>
        </w:r>
      </w:ins>
      <w:r>
        <w:rPr>
          <w:noProof/>
          <w:webHidden/>
        </w:rPr>
      </w:r>
      <w:r>
        <w:rPr>
          <w:noProof/>
          <w:webHidden/>
        </w:rPr>
        <w:fldChar w:fldCharType="separate"/>
      </w:r>
      <w:ins w:id="68" w:author="Administrator" w:date="2026-04-30T14:23:00Z">
        <w:r>
          <w:rPr>
            <w:noProof/>
            <w:webHidden/>
          </w:rPr>
          <w:t>6</w:t>
        </w:r>
        <w:r>
          <w:rPr>
            <w:noProof/>
            <w:webHidden/>
          </w:rPr>
          <w:fldChar w:fldCharType="end"/>
        </w:r>
        <w:r w:rsidRPr="008F3ECC">
          <w:rPr>
            <w:rStyle w:val="ab"/>
            <w:noProof/>
          </w:rPr>
          <w:fldChar w:fldCharType="end"/>
        </w:r>
      </w:ins>
    </w:p>
    <w:p w14:paraId="0400DC7F" w14:textId="77777777" w:rsidR="001247B7" w:rsidRDefault="001247B7">
      <w:pPr>
        <w:pStyle w:val="TOC2"/>
        <w:tabs>
          <w:tab w:val="right" w:leader="dot" w:pos="9344"/>
        </w:tabs>
        <w:ind w:left="480" w:firstLine="480"/>
        <w:rPr>
          <w:ins w:id="69" w:author="Administrator" w:date="2026-04-30T14:23:00Z"/>
          <w:rFonts w:asciiTheme="minorHAnsi" w:eastAsiaTheme="minorEastAsia" w:hAnsiTheme="minorHAnsi" w:cstheme="minorBidi" w:hint="eastAsia"/>
          <w:noProof/>
          <w:sz w:val="21"/>
          <w:szCs w:val="22"/>
        </w:rPr>
      </w:pPr>
      <w:ins w:id="70"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1.2 </w:t>
        </w:r>
        <w:r w:rsidRPr="008F3ECC">
          <w:rPr>
            <w:rStyle w:val="ab"/>
            <w:rFonts w:hint="eastAsia"/>
            <w:noProof/>
          </w:rPr>
          <w:t>国内外研究现状</w:t>
        </w:r>
        <w:r>
          <w:rPr>
            <w:noProof/>
            <w:webHidden/>
          </w:rPr>
          <w:tab/>
        </w:r>
        <w:r>
          <w:rPr>
            <w:noProof/>
            <w:webHidden/>
          </w:rPr>
          <w:fldChar w:fldCharType="begin"/>
        </w:r>
        <w:r>
          <w:rPr>
            <w:noProof/>
            <w:webHidden/>
          </w:rPr>
          <w:instrText xml:space="preserve"> PAGEREF _Toc228451450 \h </w:instrText>
        </w:r>
      </w:ins>
      <w:r>
        <w:rPr>
          <w:noProof/>
          <w:webHidden/>
        </w:rPr>
      </w:r>
      <w:r>
        <w:rPr>
          <w:noProof/>
          <w:webHidden/>
        </w:rPr>
        <w:fldChar w:fldCharType="separate"/>
      </w:r>
      <w:ins w:id="71" w:author="Administrator" w:date="2026-04-30T14:23:00Z">
        <w:r>
          <w:rPr>
            <w:noProof/>
            <w:webHidden/>
          </w:rPr>
          <w:t>6</w:t>
        </w:r>
        <w:r>
          <w:rPr>
            <w:noProof/>
            <w:webHidden/>
          </w:rPr>
          <w:fldChar w:fldCharType="end"/>
        </w:r>
        <w:r w:rsidRPr="008F3ECC">
          <w:rPr>
            <w:rStyle w:val="ab"/>
            <w:noProof/>
          </w:rPr>
          <w:fldChar w:fldCharType="end"/>
        </w:r>
      </w:ins>
    </w:p>
    <w:p w14:paraId="3017A5D1" w14:textId="77777777" w:rsidR="001247B7" w:rsidRDefault="001247B7">
      <w:pPr>
        <w:pStyle w:val="TOC2"/>
        <w:tabs>
          <w:tab w:val="right" w:leader="dot" w:pos="9344"/>
        </w:tabs>
        <w:ind w:left="480" w:firstLine="480"/>
        <w:rPr>
          <w:ins w:id="72" w:author="Administrator" w:date="2026-04-30T14:23:00Z"/>
          <w:rFonts w:asciiTheme="minorHAnsi" w:eastAsiaTheme="minorEastAsia" w:hAnsiTheme="minorHAnsi" w:cstheme="minorBidi" w:hint="eastAsia"/>
          <w:noProof/>
          <w:sz w:val="21"/>
          <w:szCs w:val="22"/>
        </w:rPr>
      </w:pPr>
      <w:ins w:id="73"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1.3 </w:t>
        </w:r>
        <w:r w:rsidRPr="008F3ECC">
          <w:rPr>
            <w:rStyle w:val="ab"/>
            <w:rFonts w:hint="eastAsia"/>
            <w:noProof/>
          </w:rPr>
          <w:t>研究内容与目标</w:t>
        </w:r>
        <w:r>
          <w:rPr>
            <w:noProof/>
            <w:webHidden/>
          </w:rPr>
          <w:tab/>
        </w:r>
        <w:r>
          <w:rPr>
            <w:noProof/>
            <w:webHidden/>
          </w:rPr>
          <w:fldChar w:fldCharType="begin"/>
        </w:r>
        <w:r>
          <w:rPr>
            <w:noProof/>
            <w:webHidden/>
          </w:rPr>
          <w:instrText xml:space="preserve"> PAGEREF _Toc228451451 \h </w:instrText>
        </w:r>
      </w:ins>
      <w:r>
        <w:rPr>
          <w:noProof/>
          <w:webHidden/>
        </w:rPr>
      </w:r>
      <w:r>
        <w:rPr>
          <w:noProof/>
          <w:webHidden/>
        </w:rPr>
        <w:fldChar w:fldCharType="separate"/>
      </w:r>
      <w:ins w:id="74" w:author="Administrator" w:date="2026-04-30T14:23:00Z">
        <w:r>
          <w:rPr>
            <w:noProof/>
            <w:webHidden/>
          </w:rPr>
          <w:t>6</w:t>
        </w:r>
        <w:r>
          <w:rPr>
            <w:noProof/>
            <w:webHidden/>
          </w:rPr>
          <w:fldChar w:fldCharType="end"/>
        </w:r>
        <w:r w:rsidRPr="008F3ECC">
          <w:rPr>
            <w:rStyle w:val="ab"/>
            <w:noProof/>
          </w:rPr>
          <w:fldChar w:fldCharType="end"/>
        </w:r>
      </w:ins>
    </w:p>
    <w:p w14:paraId="164106D0" w14:textId="77777777" w:rsidR="001247B7" w:rsidRDefault="001247B7">
      <w:pPr>
        <w:pStyle w:val="TOC2"/>
        <w:tabs>
          <w:tab w:val="right" w:leader="dot" w:pos="9344"/>
        </w:tabs>
        <w:ind w:left="480" w:firstLine="480"/>
        <w:rPr>
          <w:ins w:id="75" w:author="Administrator" w:date="2026-04-30T14:23:00Z"/>
          <w:rFonts w:asciiTheme="minorHAnsi" w:eastAsiaTheme="minorEastAsia" w:hAnsiTheme="minorHAnsi" w:cstheme="minorBidi" w:hint="eastAsia"/>
          <w:noProof/>
          <w:sz w:val="21"/>
          <w:szCs w:val="22"/>
        </w:rPr>
      </w:pPr>
      <w:ins w:id="76"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1.4</w:t>
        </w:r>
        <w:r w:rsidRPr="008F3ECC">
          <w:rPr>
            <w:rStyle w:val="ab"/>
            <w:rFonts w:hint="eastAsia"/>
            <w:noProof/>
          </w:rPr>
          <w:t>论文组织结构</w:t>
        </w:r>
        <w:r>
          <w:rPr>
            <w:noProof/>
            <w:webHidden/>
          </w:rPr>
          <w:tab/>
        </w:r>
        <w:r>
          <w:rPr>
            <w:noProof/>
            <w:webHidden/>
          </w:rPr>
          <w:fldChar w:fldCharType="begin"/>
        </w:r>
        <w:r>
          <w:rPr>
            <w:noProof/>
            <w:webHidden/>
          </w:rPr>
          <w:instrText xml:space="preserve"> PAGEREF _Toc228451452 \h </w:instrText>
        </w:r>
      </w:ins>
      <w:r>
        <w:rPr>
          <w:noProof/>
          <w:webHidden/>
        </w:rPr>
      </w:r>
      <w:r>
        <w:rPr>
          <w:noProof/>
          <w:webHidden/>
        </w:rPr>
        <w:fldChar w:fldCharType="separate"/>
      </w:r>
      <w:ins w:id="77" w:author="Administrator" w:date="2026-04-30T14:23:00Z">
        <w:r>
          <w:rPr>
            <w:noProof/>
            <w:webHidden/>
          </w:rPr>
          <w:t>7</w:t>
        </w:r>
        <w:r>
          <w:rPr>
            <w:noProof/>
            <w:webHidden/>
          </w:rPr>
          <w:fldChar w:fldCharType="end"/>
        </w:r>
        <w:r w:rsidRPr="008F3ECC">
          <w:rPr>
            <w:rStyle w:val="ab"/>
            <w:noProof/>
          </w:rPr>
          <w:fldChar w:fldCharType="end"/>
        </w:r>
      </w:ins>
    </w:p>
    <w:p w14:paraId="57AF22C4" w14:textId="77777777" w:rsidR="001247B7" w:rsidRDefault="001247B7">
      <w:pPr>
        <w:pStyle w:val="TOC1"/>
        <w:tabs>
          <w:tab w:val="right" w:leader="dot" w:pos="9344"/>
        </w:tabs>
        <w:ind w:firstLine="480"/>
        <w:rPr>
          <w:ins w:id="78" w:author="Administrator" w:date="2026-04-30T14:23:00Z"/>
          <w:rFonts w:asciiTheme="minorHAnsi" w:eastAsiaTheme="minorEastAsia" w:hAnsiTheme="minorHAnsi" w:cstheme="minorBidi" w:hint="eastAsia"/>
          <w:noProof/>
          <w:sz w:val="21"/>
          <w:szCs w:val="22"/>
        </w:rPr>
      </w:pPr>
      <w:ins w:id="79"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2</w:t>
        </w:r>
        <w:r w:rsidRPr="008F3ECC">
          <w:rPr>
            <w:rStyle w:val="ab"/>
            <w:rFonts w:hint="eastAsia"/>
            <w:noProof/>
          </w:rPr>
          <w:t>章</w:t>
        </w:r>
        <w:r w:rsidRPr="008F3ECC">
          <w:rPr>
            <w:rStyle w:val="ab"/>
            <w:noProof/>
          </w:rPr>
          <w:t xml:space="preserve"> </w:t>
        </w:r>
        <w:r w:rsidRPr="008F3ECC">
          <w:rPr>
            <w:rStyle w:val="ab"/>
            <w:rFonts w:hint="eastAsia"/>
            <w:noProof/>
          </w:rPr>
          <w:t>相关技术与理论基础</w:t>
        </w:r>
        <w:r>
          <w:rPr>
            <w:noProof/>
            <w:webHidden/>
          </w:rPr>
          <w:tab/>
        </w:r>
        <w:r>
          <w:rPr>
            <w:noProof/>
            <w:webHidden/>
          </w:rPr>
          <w:fldChar w:fldCharType="begin"/>
        </w:r>
        <w:r>
          <w:rPr>
            <w:noProof/>
            <w:webHidden/>
          </w:rPr>
          <w:instrText xml:space="preserve"> PAGEREF _Toc228451453 \h </w:instrText>
        </w:r>
      </w:ins>
      <w:r>
        <w:rPr>
          <w:noProof/>
          <w:webHidden/>
        </w:rPr>
      </w:r>
      <w:r>
        <w:rPr>
          <w:noProof/>
          <w:webHidden/>
        </w:rPr>
        <w:fldChar w:fldCharType="separate"/>
      </w:r>
      <w:ins w:id="80" w:author="Administrator" w:date="2026-04-30T14:23:00Z">
        <w:r>
          <w:rPr>
            <w:noProof/>
            <w:webHidden/>
          </w:rPr>
          <w:t>8</w:t>
        </w:r>
        <w:r>
          <w:rPr>
            <w:noProof/>
            <w:webHidden/>
          </w:rPr>
          <w:fldChar w:fldCharType="end"/>
        </w:r>
        <w:r w:rsidRPr="008F3ECC">
          <w:rPr>
            <w:rStyle w:val="ab"/>
            <w:noProof/>
          </w:rPr>
          <w:fldChar w:fldCharType="end"/>
        </w:r>
      </w:ins>
    </w:p>
    <w:p w14:paraId="74D5A4CC" w14:textId="77777777" w:rsidR="001247B7" w:rsidRDefault="001247B7">
      <w:pPr>
        <w:pStyle w:val="TOC2"/>
        <w:tabs>
          <w:tab w:val="right" w:leader="dot" w:pos="9344"/>
        </w:tabs>
        <w:ind w:left="480" w:firstLine="480"/>
        <w:rPr>
          <w:ins w:id="81" w:author="Administrator" w:date="2026-04-30T14:23:00Z"/>
          <w:rFonts w:asciiTheme="minorHAnsi" w:eastAsiaTheme="minorEastAsia" w:hAnsiTheme="minorHAnsi" w:cstheme="minorBidi" w:hint="eastAsia"/>
          <w:noProof/>
          <w:sz w:val="21"/>
          <w:szCs w:val="22"/>
        </w:rPr>
      </w:pPr>
      <w:ins w:id="82"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2.1</w:t>
        </w:r>
        <w:r w:rsidRPr="008F3ECC">
          <w:rPr>
            <w:rStyle w:val="ab"/>
            <w:rFonts w:hint="eastAsia"/>
            <w:noProof/>
          </w:rPr>
          <w:t>检索增强生成（</w:t>
        </w:r>
        <w:r w:rsidRPr="008F3ECC">
          <w:rPr>
            <w:rStyle w:val="ab"/>
            <w:noProof/>
          </w:rPr>
          <w:t>RAG</w:t>
        </w:r>
        <w:r w:rsidRPr="008F3ECC">
          <w:rPr>
            <w:rStyle w:val="ab"/>
            <w:rFonts w:hint="eastAsia"/>
            <w:noProof/>
          </w:rPr>
          <w:t>）核心机制</w:t>
        </w:r>
        <w:r>
          <w:rPr>
            <w:noProof/>
            <w:webHidden/>
          </w:rPr>
          <w:tab/>
        </w:r>
        <w:r>
          <w:rPr>
            <w:noProof/>
            <w:webHidden/>
          </w:rPr>
          <w:fldChar w:fldCharType="begin"/>
        </w:r>
        <w:r>
          <w:rPr>
            <w:noProof/>
            <w:webHidden/>
          </w:rPr>
          <w:instrText xml:space="preserve"> PAGEREF _Toc228451454 \h </w:instrText>
        </w:r>
      </w:ins>
      <w:r>
        <w:rPr>
          <w:noProof/>
          <w:webHidden/>
        </w:rPr>
      </w:r>
      <w:r>
        <w:rPr>
          <w:noProof/>
          <w:webHidden/>
        </w:rPr>
        <w:fldChar w:fldCharType="separate"/>
      </w:r>
      <w:ins w:id="83" w:author="Administrator" w:date="2026-04-30T14:23:00Z">
        <w:r>
          <w:rPr>
            <w:noProof/>
            <w:webHidden/>
          </w:rPr>
          <w:t>8</w:t>
        </w:r>
        <w:r>
          <w:rPr>
            <w:noProof/>
            <w:webHidden/>
          </w:rPr>
          <w:fldChar w:fldCharType="end"/>
        </w:r>
        <w:r w:rsidRPr="008F3ECC">
          <w:rPr>
            <w:rStyle w:val="ab"/>
            <w:noProof/>
          </w:rPr>
          <w:fldChar w:fldCharType="end"/>
        </w:r>
      </w:ins>
    </w:p>
    <w:p w14:paraId="43202005" w14:textId="77777777" w:rsidR="001247B7" w:rsidRDefault="001247B7">
      <w:pPr>
        <w:pStyle w:val="TOC3"/>
        <w:tabs>
          <w:tab w:val="right" w:leader="dot" w:pos="9344"/>
        </w:tabs>
        <w:ind w:left="960" w:firstLine="480"/>
        <w:rPr>
          <w:ins w:id="84" w:author="Administrator" w:date="2026-04-30T14:23:00Z"/>
          <w:rFonts w:asciiTheme="minorHAnsi" w:eastAsiaTheme="minorEastAsia" w:hAnsiTheme="minorHAnsi" w:cstheme="minorBidi" w:hint="eastAsia"/>
          <w:noProof/>
          <w:sz w:val="21"/>
          <w:szCs w:val="22"/>
        </w:rPr>
      </w:pPr>
      <w:ins w:id="85"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2.1.1</w:t>
        </w:r>
        <w:r w:rsidRPr="008F3ECC">
          <w:rPr>
            <w:rStyle w:val="ab"/>
            <w:rFonts w:hint="eastAsia"/>
            <w:noProof/>
          </w:rPr>
          <w:t>幻觉问题与防幻觉策略</w:t>
        </w:r>
        <w:r>
          <w:rPr>
            <w:noProof/>
            <w:webHidden/>
          </w:rPr>
          <w:tab/>
        </w:r>
        <w:r>
          <w:rPr>
            <w:noProof/>
            <w:webHidden/>
          </w:rPr>
          <w:fldChar w:fldCharType="begin"/>
        </w:r>
        <w:r>
          <w:rPr>
            <w:noProof/>
            <w:webHidden/>
          </w:rPr>
          <w:instrText xml:space="preserve"> PAGEREF _Toc228451455 \h </w:instrText>
        </w:r>
      </w:ins>
      <w:r>
        <w:rPr>
          <w:noProof/>
          <w:webHidden/>
        </w:rPr>
      </w:r>
      <w:r>
        <w:rPr>
          <w:noProof/>
          <w:webHidden/>
        </w:rPr>
        <w:fldChar w:fldCharType="separate"/>
      </w:r>
      <w:ins w:id="86" w:author="Administrator" w:date="2026-04-30T14:23:00Z">
        <w:r>
          <w:rPr>
            <w:noProof/>
            <w:webHidden/>
          </w:rPr>
          <w:t>8</w:t>
        </w:r>
        <w:r>
          <w:rPr>
            <w:noProof/>
            <w:webHidden/>
          </w:rPr>
          <w:fldChar w:fldCharType="end"/>
        </w:r>
        <w:r w:rsidRPr="008F3ECC">
          <w:rPr>
            <w:rStyle w:val="ab"/>
            <w:noProof/>
          </w:rPr>
          <w:fldChar w:fldCharType="end"/>
        </w:r>
      </w:ins>
    </w:p>
    <w:p w14:paraId="427927AC" w14:textId="77777777" w:rsidR="001247B7" w:rsidRDefault="001247B7">
      <w:pPr>
        <w:pStyle w:val="TOC3"/>
        <w:tabs>
          <w:tab w:val="right" w:leader="dot" w:pos="9344"/>
        </w:tabs>
        <w:ind w:left="960" w:firstLine="480"/>
        <w:rPr>
          <w:ins w:id="87" w:author="Administrator" w:date="2026-04-30T14:23:00Z"/>
          <w:rFonts w:asciiTheme="minorHAnsi" w:eastAsiaTheme="minorEastAsia" w:hAnsiTheme="minorHAnsi" w:cstheme="minorBidi" w:hint="eastAsia"/>
          <w:noProof/>
          <w:sz w:val="21"/>
          <w:szCs w:val="22"/>
        </w:rPr>
      </w:pPr>
      <w:ins w:id="88"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2.1.2 RAG</w:t>
        </w:r>
        <w:r w:rsidRPr="008F3ECC">
          <w:rPr>
            <w:rStyle w:val="ab"/>
            <w:rFonts w:hint="eastAsia"/>
            <w:noProof/>
          </w:rPr>
          <w:t>执行逻辑阶段</w:t>
        </w:r>
        <w:r>
          <w:rPr>
            <w:noProof/>
            <w:webHidden/>
          </w:rPr>
          <w:tab/>
        </w:r>
        <w:r>
          <w:rPr>
            <w:noProof/>
            <w:webHidden/>
          </w:rPr>
          <w:fldChar w:fldCharType="begin"/>
        </w:r>
        <w:r>
          <w:rPr>
            <w:noProof/>
            <w:webHidden/>
          </w:rPr>
          <w:instrText xml:space="preserve"> PAGEREF _Toc228451456 \h </w:instrText>
        </w:r>
      </w:ins>
      <w:r>
        <w:rPr>
          <w:noProof/>
          <w:webHidden/>
        </w:rPr>
      </w:r>
      <w:r>
        <w:rPr>
          <w:noProof/>
          <w:webHidden/>
        </w:rPr>
        <w:fldChar w:fldCharType="separate"/>
      </w:r>
      <w:ins w:id="89" w:author="Administrator" w:date="2026-04-30T14:23:00Z">
        <w:r>
          <w:rPr>
            <w:noProof/>
            <w:webHidden/>
          </w:rPr>
          <w:t>8</w:t>
        </w:r>
        <w:r>
          <w:rPr>
            <w:noProof/>
            <w:webHidden/>
          </w:rPr>
          <w:fldChar w:fldCharType="end"/>
        </w:r>
        <w:r w:rsidRPr="008F3ECC">
          <w:rPr>
            <w:rStyle w:val="ab"/>
            <w:noProof/>
          </w:rPr>
          <w:fldChar w:fldCharType="end"/>
        </w:r>
      </w:ins>
    </w:p>
    <w:p w14:paraId="3CF3D2BE" w14:textId="77777777" w:rsidR="001247B7" w:rsidRDefault="001247B7">
      <w:pPr>
        <w:pStyle w:val="TOC2"/>
        <w:tabs>
          <w:tab w:val="right" w:leader="dot" w:pos="9344"/>
        </w:tabs>
        <w:ind w:left="480" w:firstLine="480"/>
        <w:rPr>
          <w:ins w:id="90" w:author="Administrator" w:date="2026-04-30T14:23:00Z"/>
          <w:rFonts w:asciiTheme="minorHAnsi" w:eastAsiaTheme="minorEastAsia" w:hAnsiTheme="minorHAnsi" w:cstheme="minorBidi" w:hint="eastAsia"/>
          <w:noProof/>
          <w:sz w:val="21"/>
          <w:szCs w:val="22"/>
        </w:rPr>
      </w:pPr>
      <w:ins w:id="9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2.2</w:t>
        </w:r>
        <w:r w:rsidRPr="008F3ECC">
          <w:rPr>
            <w:rStyle w:val="ab"/>
            <w:rFonts w:hint="eastAsia"/>
            <w:noProof/>
          </w:rPr>
          <w:t>文本表示与递归切片策略原理</w:t>
        </w:r>
        <w:r>
          <w:rPr>
            <w:noProof/>
            <w:webHidden/>
          </w:rPr>
          <w:tab/>
        </w:r>
        <w:r>
          <w:rPr>
            <w:noProof/>
            <w:webHidden/>
          </w:rPr>
          <w:fldChar w:fldCharType="begin"/>
        </w:r>
        <w:r>
          <w:rPr>
            <w:noProof/>
            <w:webHidden/>
          </w:rPr>
          <w:instrText xml:space="preserve"> PAGEREF _Toc228451457 \h </w:instrText>
        </w:r>
      </w:ins>
      <w:r>
        <w:rPr>
          <w:noProof/>
          <w:webHidden/>
        </w:rPr>
      </w:r>
      <w:r>
        <w:rPr>
          <w:noProof/>
          <w:webHidden/>
        </w:rPr>
        <w:fldChar w:fldCharType="separate"/>
      </w:r>
      <w:ins w:id="92" w:author="Administrator" w:date="2026-04-30T14:23:00Z">
        <w:r>
          <w:rPr>
            <w:noProof/>
            <w:webHidden/>
          </w:rPr>
          <w:t>9</w:t>
        </w:r>
        <w:r>
          <w:rPr>
            <w:noProof/>
            <w:webHidden/>
          </w:rPr>
          <w:fldChar w:fldCharType="end"/>
        </w:r>
        <w:r w:rsidRPr="008F3ECC">
          <w:rPr>
            <w:rStyle w:val="ab"/>
            <w:noProof/>
          </w:rPr>
          <w:fldChar w:fldCharType="end"/>
        </w:r>
      </w:ins>
    </w:p>
    <w:p w14:paraId="70E89405" w14:textId="77777777" w:rsidR="001247B7" w:rsidRDefault="001247B7">
      <w:pPr>
        <w:pStyle w:val="TOC3"/>
        <w:tabs>
          <w:tab w:val="right" w:leader="dot" w:pos="9344"/>
        </w:tabs>
        <w:ind w:left="960" w:firstLine="480"/>
        <w:rPr>
          <w:ins w:id="93" w:author="Administrator" w:date="2026-04-30T14:23:00Z"/>
          <w:rFonts w:asciiTheme="minorHAnsi" w:eastAsiaTheme="minorEastAsia" w:hAnsiTheme="minorHAnsi" w:cstheme="minorBidi" w:hint="eastAsia"/>
          <w:noProof/>
          <w:sz w:val="21"/>
          <w:szCs w:val="22"/>
        </w:rPr>
      </w:pPr>
      <w:ins w:id="9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2.2.1</w:t>
        </w:r>
        <w:r w:rsidRPr="008F3ECC">
          <w:rPr>
            <w:rStyle w:val="ab"/>
            <w:rFonts w:hint="eastAsia"/>
            <w:noProof/>
          </w:rPr>
          <w:t>文本表示模型与相似度度量</w:t>
        </w:r>
        <w:r>
          <w:rPr>
            <w:noProof/>
            <w:webHidden/>
          </w:rPr>
          <w:tab/>
        </w:r>
        <w:r>
          <w:rPr>
            <w:noProof/>
            <w:webHidden/>
          </w:rPr>
          <w:fldChar w:fldCharType="begin"/>
        </w:r>
        <w:r>
          <w:rPr>
            <w:noProof/>
            <w:webHidden/>
          </w:rPr>
          <w:instrText xml:space="preserve"> PAGEREF _Toc228451458 \h </w:instrText>
        </w:r>
      </w:ins>
      <w:r>
        <w:rPr>
          <w:noProof/>
          <w:webHidden/>
        </w:rPr>
      </w:r>
      <w:r>
        <w:rPr>
          <w:noProof/>
          <w:webHidden/>
        </w:rPr>
        <w:fldChar w:fldCharType="separate"/>
      </w:r>
      <w:ins w:id="95" w:author="Administrator" w:date="2026-04-30T14:23:00Z">
        <w:r>
          <w:rPr>
            <w:noProof/>
            <w:webHidden/>
          </w:rPr>
          <w:t>9</w:t>
        </w:r>
        <w:r>
          <w:rPr>
            <w:noProof/>
            <w:webHidden/>
          </w:rPr>
          <w:fldChar w:fldCharType="end"/>
        </w:r>
        <w:r w:rsidRPr="008F3ECC">
          <w:rPr>
            <w:rStyle w:val="ab"/>
            <w:noProof/>
          </w:rPr>
          <w:fldChar w:fldCharType="end"/>
        </w:r>
      </w:ins>
    </w:p>
    <w:p w14:paraId="25836B38" w14:textId="77777777" w:rsidR="001247B7" w:rsidRDefault="001247B7">
      <w:pPr>
        <w:pStyle w:val="TOC3"/>
        <w:tabs>
          <w:tab w:val="right" w:leader="dot" w:pos="9344"/>
        </w:tabs>
        <w:ind w:left="960" w:firstLine="480"/>
        <w:rPr>
          <w:ins w:id="96" w:author="Administrator" w:date="2026-04-30T14:23:00Z"/>
          <w:rFonts w:asciiTheme="minorHAnsi" w:eastAsiaTheme="minorEastAsia" w:hAnsiTheme="minorHAnsi" w:cstheme="minorBidi" w:hint="eastAsia"/>
          <w:noProof/>
          <w:sz w:val="21"/>
          <w:szCs w:val="22"/>
        </w:rPr>
      </w:pPr>
      <w:ins w:id="9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"_Toc228451459"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2.2.2</w:t>
        </w:r>
        <w:r w:rsidRPr="008F3ECC">
          <w:rPr>
            <w:rStyle w:val="ab"/>
            <w:rFonts w:hint="eastAsia"/>
            <w:noProof/>
          </w:rPr>
          <w:t>递归切片与重叠机制</w:t>
        </w:r>
        <w:r>
          <w:rPr>
            <w:noProof/>
            <w:webHidden/>
          </w:rPr>
          <w:tab/>
        </w:r>
        <w:r>
          <w:rPr>
            <w:noProof/>
            <w:webHidden/>
          </w:rPr>
          <w:fldChar w:fldCharType="begin"/>
        </w:r>
        <w:r>
          <w:rPr>
            <w:noProof/>
            <w:webHidden/>
          </w:rPr>
          <w:instrText xml:space="preserve"> PAGEREF _Toc228451459 \h </w:instrText>
        </w:r>
      </w:ins>
      <w:r>
        <w:rPr>
          <w:noProof/>
          <w:webHidden/>
        </w:rPr>
      </w:r>
      <w:r>
        <w:rPr>
          <w:noProof/>
          <w:webHidden/>
        </w:rPr>
        <w:fldChar w:fldCharType="separate"/>
      </w:r>
      <w:ins w:id="98" w:author="Administrator" w:date="2026-04-30T14:23:00Z">
        <w:r>
          <w:rPr>
            <w:noProof/>
            <w:webHidden/>
          </w:rPr>
          <w:t>10</w:t>
        </w:r>
        <w:r>
          <w:rPr>
            <w:noProof/>
            <w:webHidden/>
          </w:rPr>
          <w:fldChar w:fldCharType="end"/>
        </w:r>
        <w:r w:rsidRPr="008F3ECC">
          <w:rPr>
            <w:rStyle w:val="ab"/>
            <w:noProof/>
          </w:rPr>
          <w:fldChar w:fldCharType="end"/>
        </w:r>
      </w:ins>
    </w:p>
    <w:p w14:paraId="3DB5104C" w14:textId="77777777" w:rsidR="001247B7" w:rsidRDefault="001247B7">
      <w:pPr>
        <w:pStyle w:val="TOC2"/>
        <w:tabs>
          <w:tab w:val="right" w:leader="dot" w:pos="9344"/>
        </w:tabs>
        <w:ind w:left="480" w:firstLine="480"/>
        <w:rPr>
          <w:ins w:id="99" w:author="Administrator" w:date="2026-04-30T14:23:00Z"/>
          <w:rFonts w:asciiTheme="minorHAnsi" w:eastAsiaTheme="minorEastAsia" w:hAnsiTheme="minorHAnsi" w:cstheme="minorBidi" w:hint="eastAsia"/>
          <w:noProof/>
          <w:sz w:val="21"/>
          <w:szCs w:val="22"/>
        </w:rPr>
      </w:pPr>
      <w:ins w:id="100"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2.3 textec </w:t>
        </w:r>
        <w:r w:rsidRPr="008F3ECC">
          <w:rPr>
            <w:rStyle w:val="ab"/>
            <w:rFonts w:hint="eastAsia"/>
            <w:noProof/>
          </w:rPr>
          <w:t>语义向量化模型</w:t>
        </w:r>
        <w:r>
          <w:rPr>
            <w:noProof/>
            <w:webHidden/>
          </w:rPr>
          <w:tab/>
        </w:r>
        <w:r>
          <w:rPr>
            <w:noProof/>
            <w:webHidden/>
          </w:rPr>
          <w:fldChar w:fldCharType="begin"/>
        </w:r>
        <w:r>
          <w:rPr>
            <w:noProof/>
            <w:webHidden/>
          </w:rPr>
          <w:instrText xml:space="preserve"> PAGEREF _Toc228451460 \h </w:instrText>
        </w:r>
      </w:ins>
      <w:r>
        <w:rPr>
          <w:noProof/>
          <w:webHidden/>
        </w:rPr>
      </w:r>
      <w:r>
        <w:rPr>
          <w:noProof/>
          <w:webHidden/>
        </w:rPr>
        <w:fldChar w:fldCharType="separate"/>
      </w:r>
      <w:ins w:id="101" w:author="Administrator" w:date="2026-04-30T14:23:00Z">
        <w:r>
          <w:rPr>
            <w:noProof/>
            <w:webHidden/>
          </w:rPr>
          <w:t>11</w:t>
        </w:r>
        <w:r>
          <w:rPr>
            <w:noProof/>
            <w:webHidden/>
          </w:rPr>
          <w:fldChar w:fldCharType="end"/>
        </w:r>
        <w:r w:rsidRPr="008F3ECC">
          <w:rPr>
            <w:rStyle w:val="ab"/>
            <w:noProof/>
          </w:rPr>
          <w:fldChar w:fldCharType="end"/>
        </w:r>
      </w:ins>
    </w:p>
    <w:p w14:paraId="663EFBFD" w14:textId="77777777" w:rsidR="001247B7" w:rsidRDefault="001247B7">
      <w:pPr>
        <w:pStyle w:val="TOC3"/>
        <w:tabs>
          <w:tab w:val="right" w:leader="dot" w:pos="9344"/>
        </w:tabs>
        <w:ind w:left="960" w:firstLine="480"/>
        <w:rPr>
          <w:ins w:id="102" w:author="Administrator" w:date="2026-04-30T14:23:00Z"/>
          <w:rFonts w:asciiTheme="minorHAnsi" w:eastAsiaTheme="minorEastAsia" w:hAnsiTheme="minorHAnsi" w:cstheme="minorBidi" w:hint="eastAsia"/>
          <w:noProof/>
          <w:sz w:val="21"/>
          <w:szCs w:val="22"/>
        </w:rPr>
      </w:pPr>
      <w:ins w:id="103"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2.3.1 </w:t>
        </w:r>
        <w:r w:rsidRPr="008F3ECC">
          <w:rPr>
            <w:rStyle w:val="ab"/>
            <w:rFonts w:hint="eastAsia"/>
            <w:noProof/>
          </w:rPr>
          <w:t>稠密向量编码（</w:t>
        </w:r>
        <w:r w:rsidRPr="008F3ECC">
          <w:rPr>
            <w:rStyle w:val="ab"/>
            <w:noProof/>
          </w:rPr>
          <w:t>Dense Retrieval</w:t>
        </w:r>
        <w:r w:rsidRPr="008F3ECC">
          <w:rPr>
            <w:rStyle w:val="ab"/>
            <w:rFonts w:hint="eastAsia"/>
            <w:noProof/>
          </w:rPr>
          <w:t>）原理</w:t>
        </w:r>
        <w:r>
          <w:rPr>
            <w:noProof/>
            <w:webHidden/>
          </w:rPr>
          <w:tab/>
        </w:r>
        <w:r>
          <w:rPr>
            <w:noProof/>
            <w:webHidden/>
          </w:rPr>
          <w:fldChar w:fldCharType="begin"/>
        </w:r>
        <w:r>
          <w:rPr>
            <w:noProof/>
            <w:webHidden/>
          </w:rPr>
          <w:instrText xml:space="preserve"> PAGEREF _Toc228451461 \h </w:instrText>
        </w:r>
      </w:ins>
      <w:r>
        <w:rPr>
          <w:noProof/>
          <w:webHidden/>
        </w:rPr>
      </w:r>
      <w:r>
        <w:rPr>
          <w:noProof/>
          <w:webHidden/>
        </w:rPr>
        <w:fldChar w:fldCharType="separate"/>
      </w:r>
      <w:ins w:id="104" w:author="Administrator" w:date="2026-04-30T14:23:00Z">
        <w:r>
          <w:rPr>
            <w:noProof/>
            <w:webHidden/>
          </w:rPr>
          <w:t>11</w:t>
        </w:r>
        <w:r>
          <w:rPr>
            <w:noProof/>
            <w:webHidden/>
          </w:rPr>
          <w:fldChar w:fldCharType="end"/>
        </w:r>
        <w:r w:rsidRPr="008F3ECC">
          <w:rPr>
            <w:rStyle w:val="ab"/>
            <w:noProof/>
          </w:rPr>
          <w:fldChar w:fldCharType="end"/>
        </w:r>
      </w:ins>
    </w:p>
    <w:p w14:paraId="19560496" w14:textId="77777777" w:rsidR="001247B7" w:rsidRDefault="001247B7">
      <w:pPr>
        <w:pStyle w:val="TOC3"/>
        <w:tabs>
          <w:tab w:val="right" w:leader="dot" w:pos="9344"/>
        </w:tabs>
        <w:ind w:left="960" w:firstLine="480"/>
        <w:rPr>
          <w:ins w:id="105" w:author="Administrator" w:date="2026-04-30T14:23:00Z"/>
          <w:rFonts w:asciiTheme="minorHAnsi" w:eastAsiaTheme="minorEastAsia" w:hAnsiTheme="minorHAnsi" w:cstheme="minorBidi" w:hint="eastAsia"/>
          <w:noProof/>
          <w:sz w:val="21"/>
          <w:szCs w:val="22"/>
        </w:rPr>
      </w:pPr>
      <w:ins w:id="106"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2.3.2 </w:t>
        </w:r>
        <w:r w:rsidRPr="008F3ECC">
          <w:rPr>
            <w:rStyle w:val="ab"/>
            <w:rFonts w:hint="eastAsia"/>
            <w:noProof/>
          </w:rPr>
          <w:t>共享编码与同构空间对齐</w:t>
        </w:r>
        <w:r>
          <w:rPr>
            <w:noProof/>
            <w:webHidden/>
          </w:rPr>
          <w:tab/>
        </w:r>
        <w:r>
          <w:rPr>
            <w:noProof/>
            <w:webHidden/>
          </w:rPr>
          <w:fldChar w:fldCharType="begin"/>
        </w:r>
        <w:r>
          <w:rPr>
            <w:noProof/>
            <w:webHidden/>
          </w:rPr>
          <w:instrText xml:space="preserve"> PAGEREF _Toc228451462 \h </w:instrText>
        </w:r>
      </w:ins>
      <w:r>
        <w:rPr>
          <w:noProof/>
          <w:webHidden/>
        </w:rPr>
      </w:r>
      <w:r>
        <w:rPr>
          <w:noProof/>
          <w:webHidden/>
        </w:rPr>
        <w:fldChar w:fldCharType="separate"/>
      </w:r>
      <w:ins w:id="107" w:author="Administrator" w:date="2026-04-30T14:23:00Z">
        <w:r>
          <w:rPr>
            <w:noProof/>
            <w:webHidden/>
          </w:rPr>
          <w:t>12</w:t>
        </w:r>
        <w:r>
          <w:rPr>
            <w:noProof/>
            <w:webHidden/>
          </w:rPr>
          <w:fldChar w:fldCharType="end"/>
        </w:r>
        <w:r w:rsidRPr="008F3ECC">
          <w:rPr>
            <w:rStyle w:val="ab"/>
            <w:noProof/>
          </w:rPr>
          <w:fldChar w:fldCharType="end"/>
        </w:r>
      </w:ins>
    </w:p>
    <w:p w14:paraId="13FAA2A5" w14:textId="77777777" w:rsidR="001247B7" w:rsidRDefault="001247B7">
      <w:pPr>
        <w:pStyle w:val="TOC2"/>
        <w:tabs>
          <w:tab w:val="right" w:leader="dot" w:pos="9344"/>
        </w:tabs>
        <w:ind w:left="480" w:firstLine="480"/>
        <w:rPr>
          <w:ins w:id="108" w:author="Administrator" w:date="2026-04-30T14:23:00Z"/>
          <w:rFonts w:asciiTheme="minorHAnsi" w:eastAsiaTheme="minorEastAsia" w:hAnsiTheme="minorHAnsi" w:cstheme="minorBidi" w:hint="eastAsia"/>
          <w:noProof/>
          <w:sz w:val="21"/>
          <w:szCs w:val="22"/>
        </w:rPr>
      </w:pPr>
      <w:ins w:id="109"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2.4</w:t>
        </w:r>
        <w:r w:rsidRPr="008F3ECC">
          <w:rPr>
            <w:rStyle w:val="ab"/>
            <w:rFonts w:hint="eastAsia"/>
            <w:noProof/>
          </w:rPr>
          <w:t>双路混合检索算法理论</w:t>
        </w:r>
        <w:r>
          <w:rPr>
            <w:noProof/>
            <w:webHidden/>
          </w:rPr>
          <w:tab/>
        </w:r>
        <w:r>
          <w:rPr>
            <w:noProof/>
            <w:webHidden/>
          </w:rPr>
          <w:fldChar w:fldCharType="begin"/>
        </w:r>
        <w:r>
          <w:rPr>
            <w:noProof/>
            <w:webHidden/>
          </w:rPr>
          <w:instrText xml:space="preserve"> PAGEREF _Toc228451463 \h </w:instrText>
        </w:r>
      </w:ins>
      <w:r>
        <w:rPr>
          <w:noProof/>
          <w:webHidden/>
        </w:rPr>
      </w:r>
      <w:r>
        <w:rPr>
          <w:noProof/>
          <w:webHidden/>
        </w:rPr>
        <w:fldChar w:fldCharType="separate"/>
      </w:r>
      <w:ins w:id="110" w:author="Administrator" w:date="2026-04-30T14:23:00Z">
        <w:r>
          <w:rPr>
            <w:noProof/>
            <w:webHidden/>
          </w:rPr>
          <w:t>13</w:t>
        </w:r>
        <w:r>
          <w:rPr>
            <w:noProof/>
            <w:webHidden/>
          </w:rPr>
          <w:fldChar w:fldCharType="end"/>
        </w:r>
        <w:r w:rsidRPr="008F3ECC">
          <w:rPr>
            <w:rStyle w:val="ab"/>
            <w:noProof/>
          </w:rPr>
          <w:fldChar w:fldCharType="end"/>
        </w:r>
      </w:ins>
    </w:p>
    <w:p w14:paraId="113E579B" w14:textId="77777777" w:rsidR="001247B7" w:rsidRDefault="001247B7">
      <w:pPr>
        <w:pStyle w:val="TOC3"/>
        <w:tabs>
          <w:tab w:val="right" w:leader="dot" w:pos="9344"/>
        </w:tabs>
        <w:ind w:left="960" w:firstLine="480"/>
        <w:rPr>
          <w:ins w:id="111" w:author="Administrator" w:date="2026-04-30T14:23:00Z"/>
          <w:rFonts w:asciiTheme="minorHAnsi" w:eastAsiaTheme="minorEastAsia" w:hAnsiTheme="minorHAnsi" w:cstheme="minorBidi" w:hint="eastAsia"/>
          <w:noProof/>
          <w:sz w:val="21"/>
          <w:szCs w:val="22"/>
        </w:rPr>
      </w:pPr>
      <w:ins w:id="112"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2.4.1</w:t>
        </w:r>
        <w:r w:rsidRPr="008F3ECC">
          <w:rPr>
            <w:rStyle w:val="ab"/>
            <w:rFonts w:hint="eastAsia"/>
            <w:noProof/>
          </w:rPr>
          <w:t>向量检索与</w:t>
        </w:r>
        <w:r w:rsidRPr="008F3ECC">
          <w:rPr>
            <w:rStyle w:val="ab"/>
            <w:noProof/>
          </w:rPr>
          <w:t>BM25</w:t>
        </w:r>
        <w:r w:rsidRPr="008F3ECC">
          <w:rPr>
            <w:rStyle w:val="ab"/>
            <w:rFonts w:hint="eastAsia"/>
            <w:noProof/>
          </w:rPr>
          <w:t>的互补性</w:t>
        </w:r>
        <w:r>
          <w:rPr>
            <w:noProof/>
            <w:webHidden/>
          </w:rPr>
          <w:tab/>
        </w:r>
        <w:r>
          <w:rPr>
            <w:noProof/>
            <w:webHidden/>
          </w:rPr>
          <w:fldChar w:fldCharType="begin"/>
        </w:r>
        <w:r>
          <w:rPr>
            <w:noProof/>
            <w:webHidden/>
          </w:rPr>
          <w:instrText xml:space="preserve"> PAGEREF _Toc228451464 \h </w:instrText>
        </w:r>
      </w:ins>
      <w:r>
        <w:rPr>
          <w:noProof/>
          <w:webHidden/>
        </w:rPr>
      </w:r>
      <w:r>
        <w:rPr>
          <w:noProof/>
          <w:webHidden/>
        </w:rPr>
        <w:fldChar w:fldCharType="separate"/>
      </w:r>
      <w:ins w:id="113" w:author="Administrator" w:date="2026-04-30T14:23:00Z">
        <w:r>
          <w:rPr>
            <w:noProof/>
            <w:webHidden/>
          </w:rPr>
          <w:t>13</w:t>
        </w:r>
        <w:r>
          <w:rPr>
            <w:noProof/>
            <w:webHidden/>
          </w:rPr>
          <w:fldChar w:fldCharType="end"/>
        </w:r>
        <w:r w:rsidRPr="008F3ECC">
          <w:rPr>
            <w:rStyle w:val="ab"/>
            <w:noProof/>
          </w:rPr>
          <w:fldChar w:fldCharType="end"/>
        </w:r>
      </w:ins>
    </w:p>
    <w:p w14:paraId="1FB3899C" w14:textId="77777777" w:rsidR="001247B7" w:rsidRDefault="001247B7">
      <w:pPr>
        <w:pStyle w:val="TOC3"/>
        <w:tabs>
          <w:tab w:val="right" w:leader="dot" w:pos="9344"/>
        </w:tabs>
        <w:ind w:left="960" w:firstLine="480"/>
        <w:rPr>
          <w:ins w:id="114" w:author="Administrator" w:date="2026-04-30T14:23:00Z"/>
          <w:rFonts w:asciiTheme="minorHAnsi" w:eastAsiaTheme="minorEastAsia" w:hAnsiTheme="minorHAnsi" w:cstheme="minorBidi" w:hint="eastAsia"/>
          <w:noProof/>
          <w:sz w:val="21"/>
          <w:szCs w:val="22"/>
        </w:rPr>
      </w:pPr>
      <w:ins w:id="115"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2.4.2</w:t>
        </w:r>
        <w:r w:rsidRPr="008F3ECC">
          <w:rPr>
            <w:rStyle w:val="ab"/>
            <w:rFonts w:hint="eastAsia"/>
            <w:noProof/>
          </w:rPr>
          <w:t>得分加权融合算法</w:t>
        </w:r>
        <w:r>
          <w:rPr>
            <w:noProof/>
            <w:webHidden/>
          </w:rPr>
          <w:tab/>
        </w:r>
        <w:r>
          <w:rPr>
            <w:noProof/>
            <w:webHidden/>
          </w:rPr>
          <w:fldChar w:fldCharType="begin"/>
        </w:r>
        <w:r>
          <w:rPr>
            <w:noProof/>
            <w:webHidden/>
          </w:rPr>
          <w:instrText xml:space="preserve"> PAGEREF _Toc228451465 \h </w:instrText>
        </w:r>
      </w:ins>
      <w:r>
        <w:rPr>
          <w:noProof/>
          <w:webHidden/>
        </w:rPr>
      </w:r>
      <w:r>
        <w:rPr>
          <w:noProof/>
          <w:webHidden/>
        </w:rPr>
        <w:fldChar w:fldCharType="separate"/>
      </w:r>
      <w:ins w:id="116" w:author="Administrator" w:date="2026-04-30T14:23:00Z">
        <w:r>
          <w:rPr>
            <w:noProof/>
            <w:webHidden/>
          </w:rPr>
          <w:t>13</w:t>
        </w:r>
        <w:r>
          <w:rPr>
            <w:noProof/>
            <w:webHidden/>
          </w:rPr>
          <w:fldChar w:fldCharType="end"/>
        </w:r>
        <w:r w:rsidRPr="008F3ECC">
          <w:rPr>
            <w:rStyle w:val="ab"/>
            <w:noProof/>
          </w:rPr>
          <w:fldChar w:fldCharType="end"/>
        </w:r>
      </w:ins>
    </w:p>
    <w:p w14:paraId="45B2F745" w14:textId="77777777" w:rsidR="001247B7" w:rsidRDefault="001247B7">
      <w:pPr>
        <w:pStyle w:val="TOC2"/>
        <w:tabs>
          <w:tab w:val="right" w:leader="dot" w:pos="9344"/>
        </w:tabs>
        <w:ind w:left="480" w:firstLine="480"/>
        <w:rPr>
          <w:ins w:id="117" w:author="Administrator" w:date="2026-04-30T14:23:00Z"/>
          <w:rFonts w:asciiTheme="minorHAnsi" w:eastAsiaTheme="minorEastAsia" w:hAnsiTheme="minorHAnsi" w:cstheme="minorBidi" w:hint="eastAsia"/>
          <w:noProof/>
          <w:sz w:val="21"/>
          <w:szCs w:val="22"/>
        </w:rPr>
      </w:pPr>
      <w:ins w:id="118"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2.5</w:t>
        </w:r>
        <w:r w:rsidRPr="008F3ECC">
          <w:rPr>
            <w:rStyle w:val="ab"/>
            <w:rFonts w:hint="eastAsia"/>
            <w:noProof/>
          </w:rPr>
          <w:t>大模型交互与流式传输（</w:t>
        </w:r>
        <w:r w:rsidRPr="008F3ECC">
          <w:rPr>
            <w:rStyle w:val="ab"/>
            <w:noProof/>
          </w:rPr>
          <w:t>SSE</w:t>
        </w:r>
        <w:r w:rsidRPr="008F3ECC">
          <w:rPr>
            <w:rStyle w:val="ab"/>
            <w:rFonts w:hint="eastAsia"/>
            <w:noProof/>
          </w:rPr>
          <w:t>）机制</w:t>
        </w:r>
        <w:r>
          <w:rPr>
            <w:noProof/>
            <w:webHidden/>
          </w:rPr>
          <w:tab/>
        </w:r>
        <w:r>
          <w:rPr>
            <w:noProof/>
            <w:webHidden/>
          </w:rPr>
          <w:fldChar w:fldCharType="begin"/>
        </w:r>
        <w:r>
          <w:rPr>
            <w:noProof/>
            <w:webHidden/>
          </w:rPr>
          <w:instrText xml:space="preserve"> PAGEREF _Toc228451466 \h </w:instrText>
        </w:r>
      </w:ins>
      <w:r>
        <w:rPr>
          <w:noProof/>
          <w:webHidden/>
        </w:rPr>
      </w:r>
      <w:r>
        <w:rPr>
          <w:noProof/>
          <w:webHidden/>
        </w:rPr>
        <w:fldChar w:fldCharType="separate"/>
      </w:r>
      <w:ins w:id="119" w:author="Administrator" w:date="2026-04-30T14:23:00Z">
        <w:r>
          <w:rPr>
            <w:noProof/>
            <w:webHidden/>
          </w:rPr>
          <w:t>14</w:t>
        </w:r>
        <w:r>
          <w:rPr>
            <w:noProof/>
            <w:webHidden/>
          </w:rPr>
          <w:fldChar w:fldCharType="end"/>
        </w:r>
        <w:r w:rsidRPr="008F3ECC">
          <w:rPr>
            <w:rStyle w:val="ab"/>
            <w:noProof/>
          </w:rPr>
          <w:fldChar w:fldCharType="end"/>
        </w:r>
      </w:ins>
    </w:p>
    <w:p w14:paraId="7DC4E47C" w14:textId="77777777" w:rsidR="001247B7" w:rsidRDefault="001247B7">
      <w:pPr>
        <w:pStyle w:val="TOC3"/>
        <w:tabs>
          <w:tab w:val="right" w:leader="dot" w:pos="9344"/>
        </w:tabs>
        <w:ind w:left="960" w:firstLine="480"/>
        <w:rPr>
          <w:ins w:id="120" w:author="Administrator" w:date="2026-04-30T14:23:00Z"/>
          <w:rFonts w:asciiTheme="minorHAnsi" w:eastAsiaTheme="minorEastAsia" w:hAnsiTheme="minorHAnsi" w:cstheme="minorBidi" w:hint="eastAsia"/>
          <w:noProof/>
          <w:sz w:val="21"/>
          <w:szCs w:val="22"/>
        </w:rPr>
      </w:pPr>
      <w:ins w:id="12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2.5.1</w:t>
        </w:r>
        <w:r w:rsidRPr="008F3ECC">
          <w:rPr>
            <w:rStyle w:val="ab"/>
            <w:rFonts w:hint="eastAsia"/>
            <w:noProof/>
          </w:rPr>
          <w:t>首字响应延迟（</w:t>
        </w:r>
        <w:r w:rsidRPr="008F3ECC">
          <w:rPr>
            <w:rStyle w:val="ab"/>
            <w:noProof/>
          </w:rPr>
          <w:t>TTFT</w:t>
        </w:r>
        <w:r w:rsidRPr="008F3ECC">
          <w:rPr>
            <w:rStyle w:val="ab"/>
            <w:rFonts w:hint="eastAsia"/>
            <w:noProof/>
          </w:rPr>
          <w:t>）定义</w:t>
        </w:r>
        <w:r>
          <w:rPr>
            <w:noProof/>
            <w:webHidden/>
          </w:rPr>
          <w:tab/>
        </w:r>
        <w:r>
          <w:rPr>
            <w:noProof/>
            <w:webHidden/>
          </w:rPr>
          <w:fldChar w:fldCharType="begin"/>
        </w:r>
        <w:r>
          <w:rPr>
            <w:noProof/>
            <w:webHidden/>
          </w:rPr>
          <w:instrText xml:space="preserve"> PAGEREF _Toc228451467 \h </w:instrText>
        </w:r>
      </w:ins>
      <w:r>
        <w:rPr>
          <w:noProof/>
          <w:webHidden/>
        </w:rPr>
      </w:r>
      <w:r>
        <w:rPr>
          <w:noProof/>
          <w:webHidden/>
        </w:rPr>
        <w:fldChar w:fldCharType="separate"/>
      </w:r>
      <w:ins w:id="122" w:author="Administrator" w:date="2026-04-30T14:23:00Z">
        <w:r>
          <w:rPr>
            <w:noProof/>
            <w:webHidden/>
          </w:rPr>
          <w:t>14</w:t>
        </w:r>
        <w:r>
          <w:rPr>
            <w:noProof/>
            <w:webHidden/>
          </w:rPr>
          <w:fldChar w:fldCharType="end"/>
        </w:r>
        <w:r w:rsidRPr="008F3ECC">
          <w:rPr>
            <w:rStyle w:val="ab"/>
            <w:noProof/>
          </w:rPr>
          <w:fldChar w:fldCharType="end"/>
        </w:r>
      </w:ins>
    </w:p>
    <w:p w14:paraId="057E61C3" w14:textId="77777777" w:rsidR="001247B7" w:rsidRDefault="001247B7">
      <w:pPr>
        <w:pStyle w:val="TOC3"/>
        <w:tabs>
          <w:tab w:val="right" w:leader="dot" w:pos="9344"/>
        </w:tabs>
        <w:ind w:left="960" w:firstLine="480"/>
        <w:rPr>
          <w:ins w:id="123" w:author="Administrator" w:date="2026-04-30T14:23:00Z"/>
          <w:rFonts w:asciiTheme="minorHAnsi" w:eastAsiaTheme="minorEastAsia" w:hAnsiTheme="minorHAnsi" w:cstheme="minorBidi" w:hint="eastAsia"/>
          <w:noProof/>
          <w:sz w:val="21"/>
          <w:szCs w:val="22"/>
        </w:rPr>
      </w:pPr>
      <w:ins w:id="12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2.5.2 SSE</w:t>
        </w:r>
        <w:r w:rsidRPr="008F3ECC">
          <w:rPr>
            <w:rStyle w:val="ab"/>
            <w:rFonts w:hint="eastAsia"/>
            <w:noProof/>
          </w:rPr>
          <w:t>流式解耦原理</w:t>
        </w:r>
        <w:r>
          <w:rPr>
            <w:noProof/>
            <w:webHidden/>
          </w:rPr>
          <w:tab/>
        </w:r>
        <w:r>
          <w:rPr>
            <w:noProof/>
            <w:webHidden/>
          </w:rPr>
          <w:fldChar w:fldCharType="begin"/>
        </w:r>
        <w:r>
          <w:rPr>
            <w:noProof/>
            <w:webHidden/>
          </w:rPr>
          <w:instrText xml:space="preserve"> PAGEREF _Toc228451468 \h </w:instrText>
        </w:r>
      </w:ins>
      <w:r>
        <w:rPr>
          <w:noProof/>
          <w:webHidden/>
        </w:rPr>
      </w:r>
      <w:r>
        <w:rPr>
          <w:noProof/>
          <w:webHidden/>
        </w:rPr>
        <w:fldChar w:fldCharType="separate"/>
      </w:r>
      <w:ins w:id="125" w:author="Administrator" w:date="2026-04-30T14:23:00Z">
        <w:r>
          <w:rPr>
            <w:noProof/>
            <w:webHidden/>
          </w:rPr>
          <w:t>15</w:t>
        </w:r>
        <w:r>
          <w:rPr>
            <w:noProof/>
            <w:webHidden/>
          </w:rPr>
          <w:fldChar w:fldCharType="end"/>
        </w:r>
        <w:r w:rsidRPr="008F3ECC">
          <w:rPr>
            <w:rStyle w:val="ab"/>
            <w:noProof/>
          </w:rPr>
          <w:fldChar w:fldCharType="end"/>
        </w:r>
      </w:ins>
    </w:p>
    <w:p w14:paraId="5C791AEE" w14:textId="77777777" w:rsidR="001247B7" w:rsidRDefault="001247B7">
      <w:pPr>
        <w:pStyle w:val="TOC2"/>
        <w:tabs>
          <w:tab w:val="right" w:leader="dot" w:pos="9344"/>
        </w:tabs>
        <w:ind w:left="480" w:firstLine="480"/>
        <w:rPr>
          <w:ins w:id="126" w:author="Administrator" w:date="2026-04-30T14:23:00Z"/>
          <w:rFonts w:asciiTheme="minorHAnsi" w:eastAsiaTheme="minorEastAsia" w:hAnsiTheme="minorHAnsi" w:cstheme="minorBidi" w:hint="eastAsia"/>
          <w:noProof/>
          <w:sz w:val="21"/>
          <w:szCs w:val="22"/>
        </w:rPr>
      </w:pPr>
      <w:ins w:id="12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"_Toc228451469"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2.6</w:t>
        </w:r>
        <w:r w:rsidRPr="008F3ECC">
          <w:rPr>
            <w:rStyle w:val="ab"/>
            <w:rFonts w:hint="eastAsia"/>
            <w:noProof/>
          </w:rPr>
          <w:t>数据存储安全与鉴权理论</w:t>
        </w:r>
        <w:r>
          <w:rPr>
            <w:noProof/>
            <w:webHidden/>
          </w:rPr>
          <w:tab/>
        </w:r>
        <w:r>
          <w:rPr>
            <w:noProof/>
            <w:webHidden/>
          </w:rPr>
          <w:fldChar w:fldCharType="begin"/>
        </w:r>
        <w:r>
          <w:rPr>
            <w:noProof/>
            <w:webHidden/>
          </w:rPr>
          <w:instrText xml:space="preserve"> PAGEREF _Toc228451469 \h </w:instrText>
        </w:r>
      </w:ins>
      <w:r>
        <w:rPr>
          <w:noProof/>
          <w:webHidden/>
        </w:rPr>
      </w:r>
      <w:r>
        <w:rPr>
          <w:noProof/>
          <w:webHidden/>
        </w:rPr>
        <w:fldChar w:fldCharType="separate"/>
      </w:r>
      <w:ins w:id="128" w:author="Administrator" w:date="2026-04-30T14:23:00Z">
        <w:r>
          <w:rPr>
            <w:noProof/>
            <w:webHidden/>
          </w:rPr>
          <w:t>16</w:t>
        </w:r>
        <w:r>
          <w:rPr>
            <w:noProof/>
            <w:webHidden/>
          </w:rPr>
          <w:fldChar w:fldCharType="end"/>
        </w:r>
        <w:r w:rsidRPr="008F3ECC">
          <w:rPr>
            <w:rStyle w:val="ab"/>
            <w:noProof/>
          </w:rPr>
          <w:fldChar w:fldCharType="end"/>
        </w:r>
      </w:ins>
    </w:p>
    <w:p w14:paraId="2D0AF2EE" w14:textId="77777777" w:rsidR="001247B7" w:rsidRDefault="001247B7">
      <w:pPr>
        <w:pStyle w:val="TOC1"/>
        <w:tabs>
          <w:tab w:val="right" w:leader="dot" w:pos="9344"/>
        </w:tabs>
        <w:ind w:firstLine="480"/>
        <w:rPr>
          <w:ins w:id="129" w:author="Administrator" w:date="2026-04-30T14:23:00Z"/>
          <w:rFonts w:asciiTheme="minorHAnsi" w:eastAsiaTheme="minorEastAsia" w:hAnsiTheme="minorHAnsi" w:cstheme="minorBidi" w:hint="eastAsia"/>
          <w:noProof/>
          <w:sz w:val="21"/>
          <w:szCs w:val="22"/>
        </w:rPr>
      </w:pPr>
      <w:ins w:id="130"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3</w:t>
        </w:r>
        <w:r w:rsidRPr="008F3ECC">
          <w:rPr>
            <w:rStyle w:val="ab"/>
            <w:rFonts w:hint="eastAsia"/>
            <w:noProof/>
          </w:rPr>
          <w:t>章系统需求分析</w:t>
        </w:r>
        <w:r>
          <w:rPr>
            <w:noProof/>
            <w:webHidden/>
          </w:rPr>
          <w:tab/>
        </w:r>
        <w:r>
          <w:rPr>
            <w:noProof/>
            <w:webHidden/>
          </w:rPr>
          <w:fldChar w:fldCharType="begin"/>
        </w:r>
        <w:r>
          <w:rPr>
            <w:noProof/>
            <w:webHidden/>
          </w:rPr>
          <w:instrText xml:space="preserve"> PAGEREF _Toc228451470 \h </w:instrText>
        </w:r>
      </w:ins>
      <w:r>
        <w:rPr>
          <w:noProof/>
          <w:webHidden/>
        </w:rPr>
      </w:r>
      <w:r>
        <w:rPr>
          <w:noProof/>
          <w:webHidden/>
        </w:rPr>
        <w:fldChar w:fldCharType="separate"/>
      </w:r>
      <w:ins w:id="131" w:author="Administrator" w:date="2026-04-30T14:23:00Z">
        <w:r>
          <w:rPr>
            <w:noProof/>
            <w:webHidden/>
          </w:rPr>
          <w:t>17</w:t>
        </w:r>
        <w:r>
          <w:rPr>
            <w:noProof/>
            <w:webHidden/>
          </w:rPr>
          <w:fldChar w:fldCharType="end"/>
        </w:r>
        <w:r w:rsidRPr="008F3ECC">
          <w:rPr>
            <w:rStyle w:val="ab"/>
            <w:noProof/>
          </w:rPr>
          <w:fldChar w:fldCharType="end"/>
        </w:r>
      </w:ins>
    </w:p>
    <w:p w14:paraId="18165F78" w14:textId="77777777" w:rsidR="001247B7" w:rsidRDefault="001247B7">
      <w:pPr>
        <w:pStyle w:val="TOC2"/>
        <w:tabs>
          <w:tab w:val="right" w:leader="dot" w:pos="9344"/>
        </w:tabs>
        <w:ind w:left="480" w:firstLine="480"/>
        <w:rPr>
          <w:ins w:id="132" w:author="Administrator" w:date="2026-04-30T14:23:00Z"/>
          <w:rFonts w:asciiTheme="minorHAnsi" w:eastAsiaTheme="minorEastAsia" w:hAnsiTheme="minorHAnsi" w:cstheme="minorBidi" w:hint="eastAsia"/>
          <w:noProof/>
          <w:sz w:val="21"/>
          <w:szCs w:val="22"/>
        </w:rPr>
      </w:pPr>
      <w:ins w:id="133" w:author="Administrator" w:date="2026-04-30T14:23:00Z">
        <w:r w:rsidRPr="008F3ECC">
          <w:rPr>
            <w:rStyle w:val="ab"/>
            <w:noProof/>
          </w:rPr>
          <w:lastRenderedPageBreak/>
          <w:fldChar w:fldCharType="begin"/>
        </w:r>
        <w:r w:rsidRPr="008F3ECC">
          <w:rPr>
            <w:rStyle w:val="ab"/>
            <w:noProof/>
          </w:rPr>
          <w:instrText xml:space="preserve"> </w:instrText>
        </w:r>
        <w:r>
          <w:rPr>
            <w:noProof/>
          </w:rPr>
          <w:instrText>HYPERLINK \l "_Toc228451471"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3.1</w:t>
        </w:r>
        <w:r w:rsidRPr="008F3ECC">
          <w:rPr>
            <w:rStyle w:val="ab"/>
            <w:rFonts w:hint="eastAsia"/>
            <w:noProof/>
          </w:rPr>
          <w:t>总体目标与业务场景</w:t>
        </w:r>
        <w:r>
          <w:rPr>
            <w:noProof/>
            <w:webHidden/>
          </w:rPr>
          <w:tab/>
        </w:r>
        <w:r>
          <w:rPr>
            <w:noProof/>
            <w:webHidden/>
          </w:rPr>
          <w:fldChar w:fldCharType="begin"/>
        </w:r>
        <w:r>
          <w:rPr>
            <w:noProof/>
            <w:webHidden/>
          </w:rPr>
          <w:instrText xml:space="preserve"> PAGEREF _Toc228451471 \h </w:instrText>
        </w:r>
      </w:ins>
      <w:r>
        <w:rPr>
          <w:noProof/>
          <w:webHidden/>
        </w:rPr>
      </w:r>
      <w:r>
        <w:rPr>
          <w:noProof/>
          <w:webHidden/>
        </w:rPr>
        <w:fldChar w:fldCharType="separate"/>
      </w:r>
      <w:ins w:id="134" w:author="Administrator" w:date="2026-04-30T14:23:00Z">
        <w:r>
          <w:rPr>
            <w:noProof/>
            <w:webHidden/>
          </w:rPr>
          <w:t>17</w:t>
        </w:r>
        <w:r>
          <w:rPr>
            <w:noProof/>
            <w:webHidden/>
          </w:rPr>
          <w:fldChar w:fldCharType="end"/>
        </w:r>
        <w:r w:rsidRPr="008F3ECC">
          <w:rPr>
            <w:rStyle w:val="ab"/>
            <w:noProof/>
          </w:rPr>
          <w:fldChar w:fldCharType="end"/>
        </w:r>
      </w:ins>
    </w:p>
    <w:p w14:paraId="2D592B41" w14:textId="77777777" w:rsidR="001247B7" w:rsidRDefault="001247B7">
      <w:pPr>
        <w:pStyle w:val="TOC2"/>
        <w:tabs>
          <w:tab w:val="right" w:leader="dot" w:pos="9344"/>
        </w:tabs>
        <w:ind w:left="480" w:firstLine="480"/>
        <w:rPr>
          <w:ins w:id="135" w:author="Administrator" w:date="2026-04-30T14:23:00Z"/>
          <w:rFonts w:asciiTheme="minorHAnsi" w:eastAsiaTheme="minorEastAsia" w:hAnsiTheme="minorHAnsi" w:cstheme="minorBidi" w:hint="eastAsia"/>
          <w:noProof/>
          <w:sz w:val="21"/>
          <w:szCs w:val="22"/>
        </w:rPr>
      </w:pPr>
      <w:ins w:id="136"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3.2</w:t>
        </w:r>
        <w:r w:rsidRPr="008F3ECC">
          <w:rPr>
            <w:rStyle w:val="ab"/>
            <w:rFonts w:hint="eastAsia"/>
            <w:noProof/>
          </w:rPr>
          <w:t>系统功能性需求</w:t>
        </w:r>
        <w:r>
          <w:rPr>
            <w:noProof/>
            <w:webHidden/>
          </w:rPr>
          <w:tab/>
        </w:r>
        <w:r>
          <w:rPr>
            <w:noProof/>
            <w:webHidden/>
          </w:rPr>
          <w:fldChar w:fldCharType="begin"/>
        </w:r>
        <w:r>
          <w:rPr>
            <w:noProof/>
            <w:webHidden/>
          </w:rPr>
          <w:instrText xml:space="preserve"> PAGEREF _Toc228451472 \h </w:instrText>
        </w:r>
      </w:ins>
      <w:r>
        <w:rPr>
          <w:noProof/>
          <w:webHidden/>
        </w:rPr>
      </w:r>
      <w:r>
        <w:rPr>
          <w:noProof/>
          <w:webHidden/>
        </w:rPr>
        <w:fldChar w:fldCharType="separate"/>
      </w:r>
      <w:ins w:id="137" w:author="Administrator" w:date="2026-04-30T14:23:00Z">
        <w:r>
          <w:rPr>
            <w:noProof/>
            <w:webHidden/>
          </w:rPr>
          <w:t>17</w:t>
        </w:r>
        <w:r>
          <w:rPr>
            <w:noProof/>
            <w:webHidden/>
          </w:rPr>
          <w:fldChar w:fldCharType="end"/>
        </w:r>
        <w:r w:rsidRPr="008F3ECC">
          <w:rPr>
            <w:rStyle w:val="ab"/>
            <w:noProof/>
          </w:rPr>
          <w:fldChar w:fldCharType="end"/>
        </w:r>
      </w:ins>
    </w:p>
    <w:p w14:paraId="50DD19FB" w14:textId="77777777" w:rsidR="001247B7" w:rsidRDefault="001247B7">
      <w:pPr>
        <w:pStyle w:val="TOC3"/>
        <w:tabs>
          <w:tab w:val="right" w:leader="dot" w:pos="9344"/>
        </w:tabs>
        <w:ind w:left="960" w:firstLine="480"/>
        <w:rPr>
          <w:ins w:id="138" w:author="Administrator" w:date="2026-04-30T14:23:00Z"/>
          <w:rFonts w:asciiTheme="minorHAnsi" w:eastAsiaTheme="minorEastAsia" w:hAnsiTheme="minorHAnsi" w:cstheme="minorBidi" w:hint="eastAsia"/>
          <w:noProof/>
          <w:sz w:val="21"/>
          <w:szCs w:val="22"/>
        </w:rPr>
      </w:pPr>
      <w:ins w:id="139"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3.2.1</w:t>
        </w:r>
        <w:r w:rsidRPr="008F3ECC">
          <w:rPr>
            <w:rStyle w:val="ab"/>
            <w:rFonts w:hint="eastAsia"/>
            <w:noProof/>
          </w:rPr>
          <w:t>异构文档处理需求</w:t>
        </w:r>
        <w:r>
          <w:rPr>
            <w:noProof/>
            <w:webHidden/>
          </w:rPr>
          <w:tab/>
        </w:r>
        <w:r>
          <w:rPr>
            <w:noProof/>
            <w:webHidden/>
          </w:rPr>
          <w:fldChar w:fldCharType="begin"/>
        </w:r>
        <w:r>
          <w:rPr>
            <w:noProof/>
            <w:webHidden/>
          </w:rPr>
          <w:instrText xml:space="preserve"> PAGEREF _Toc228451473 \h </w:instrText>
        </w:r>
      </w:ins>
      <w:r>
        <w:rPr>
          <w:noProof/>
          <w:webHidden/>
        </w:rPr>
      </w:r>
      <w:r>
        <w:rPr>
          <w:noProof/>
          <w:webHidden/>
        </w:rPr>
        <w:fldChar w:fldCharType="separate"/>
      </w:r>
      <w:ins w:id="140" w:author="Administrator" w:date="2026-04-30T14:23:00Z">
        <w:r>
          <w:rPr>
            <w:noProof/>
            <w:webHidden/>
          </w:rPr>
          <w:t>18</w:t>
        </w:r>
        <w:r>
          <w:rPr>
            <w:noProof/>
            <w:webHidden/>
          </w:rPr>
          <w:fldChar w:fldCharType="end"/>
        </w:r>
        <w:r w:rsidRPr="008F3ECC">
          <w:rPr>
            <w:rStyle w:val="ab"/>
            <w:noProof/>
          </w:rPr>
          <w:fldChar w:fldCharType="end"/>
        </w:r>
      </w:ins>
    </w:p>
    <w:p w14:paraId="4D3A82F5" w14:textId="77777777" w:rsidR="001247B7" w:rsidRDefault="001247B7">
      <w:pPr>
        <w:pStyle w:val="TOC3"/>
        <w:tabs>
          <w:tab w:val="right" w:leader="dot" w:pos="9344"/>
        </w:tabs>
        <w:ind w:left="960" w:firstLine="480"/>
        <w:rPr>
          <w:ins w:id="141" w:author="Administrator" w:date="2026-04-30T14:23:00Z"/>
          <w:rFonts w:asciiTheme="minorHAnsi" w:eastAsiaTheme="minorEastAsia" w:hAnsiTheme="minorHAnsi" w:cstheme="minorBidi" w:hint="eastAsia"/>
          <w:noProof/>
          <w:sz w:val="21"/>
          <w:szCs w:val="22"/>
        </w:rPr>
      </w:pPr>
      <w:ins w:id="142"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3.2.2</w:t>
        </w:r>
        <w:r w:rsidRPr="008F3ECC">
          <w:rPr>
            <w:rStyle w:val="ab"/>
            <w:rFonts w:hint="eastAsia"/>
            <w:noProof/>
          </w:rPr>
          <w:t>双路混合检索需求</w:t>
        </w:r>
        <w:r>
          <w:rPr>
            <w:noProof/>
            <w:webHidden/>
          </w:rPr>
          <w:tab/>
        </w:r>
        <w:r>
          <w:rPr>
            <w:noProof/>
            <w:webHidden/>
          </w:rPr>
          <w:fldChar w:fldCharType="begin"/>
        </w:r>
        <w:r>
          <w:rPr>
            <w:noProof/>
            <w:webHidden/>
          </w:rPr>
          <w:instrText xml:space="preserve"> PAGEREF _Toc228451474 \h </w:instrText>
        </w:r>
      </w:ins>
      <w:r>
        <w:rPr>
          <w:noProof/>
          <w:webHidden/>
        </w:rPr>
      </w:r>
      <w:r>
        <w:rPr>
          <w:noProof/>
          <w:webHidden/>
        </w:rPr>
        <w:fldChar w:fldCharType="separate"/>
      </w:r>
      <w:ins w:id="143" w:author="Administrator" w:date="2026-04-30T14:23:00Z">
        <w:r>
          <w:rPr>
            <w:noProof/>
            <w:webHidden/>
          </w:rPr>
          <w:t>19</w:t>
        </w:r>
        <w:r>
          <w:rPr>
            <w:noProof/>
            <w:webHidden/>
          </w:rPr>
          <w:fldChar w:fldCharType="end"/>
        </w:r>
        <w:r w:rsidRPr="008F3ECC">
          <w:rPr>
            <w:rStyle w:val="ab"/>
            <w:noProof/>
          </w:rPr>
          <w:fldChar w:fldCharType="end"/>
        </w:r>
      </w:ins>
    </w:p>
    <w:p w14:paraId="58BEC380" w14:textId="77777777" w:rsidR="001247B7" w:rsidRDefault="001247B7">
      <w:pPr>
        <w:pStyle w:val="TOC3"/>
        <w:tabs>
          <w:tab w:val="right" w:leader="dot" w:pos="9344"/>
        </w:tabs>
        <w:ind w:left="960" w:firstLine="480"/>
        <w:rPr>
          <w:ins w:id="144" w:author="Administrator" w:date="2026-04-30T14:23:00Z"/>
          <w:rFonts w:asciiTheme="minorHAnsi" w:eastAsiaTheme="minorEastAsia" w:hAnsiTheme="minorHAnsi" w:cstheme="minorBidi" w:hint="eastAsia"/>
          <w:noProof/>
          <w:sz w:val="21"/>
          <w:szCs w:val="22"/>
        </w:rPr>
      </w:pPr>
      <w:ins w:id="145"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3.2.3</w:t>
        </w:r>
        <w:r w:rsidRPr="008F3ECC">
          <w:rPr>
            <w:rStyle w:val="ab"/>
            <w:rFonts w:hint="eastAsia"/>
            <w:noProof/>
          </w:rPr>
          <w:t>防幻觉与安全生成需求</w:t>
        </w:r>
        <w:r>
          <w:rPr>
            <w:noProof/>
            <w:webHidden/>
          </w:rPr>
          <w:tab/>
        </w:r>
        <w:r>
          <w:rPr>
            <w:noProof/>
            <w:webHidden/>
          </w:rPr>
          <w:fldChar w:fldCharType="begin"/>
        </w:r>
        <w:r>
          <w:rPr>
            <w:noProof/>
            <w:webHidden/>
          </w:rPr>
          <w:instrText xml:space="preserve"> PAGEREF _Toc228451475 \h </w:instrText>
        </w:r>
      </w:ins>
      <w:r>
        <w:rPr>
          <w:noProof/>
          <w:webHidden/>
        </w:rPr>
      </w:r>
      <w:r>
        <w:rPr>
          <w:noProof/>
          <w:webHidden/>
        </w:rPr>
        <w:fldChar w:fldCharType="separate"/>
      </w:r>
      <w:ins w:id="146" w:author="Administrator" w:date="2026-04-30T14:23:00Z">
        <w:r>
          <w:rPr>
            <w:noProof/>
            <w:webHidden/>
          </w:rPr>
          <w:t>19</w:t>
        </w:r>
        <w:r>
          <w:rPr>
            <w:noProof/>
            <w:webHidden/>
          </w:rPr>
          <w:fldChar w:fldCharType="end"/>
        </w:r>
        <w:r w:rsidRPr="008F3ECC">
          <w:rPr>
            <w:rStyle w:val="ab"/>
            <w:noProof/>
          </w:rPr>
          <w:fldChar w:fldCharType="end"/>
        </w:r>
      </w:ins>
    </w:p>
    <w:p w14:paraId="295EDED1" w14:textId="77777777" w:rsidR="001247B7" w:rsidRDefault="001247B7">
      <w:pPr>
        <w:pStyle w:val="TOC3"/>
        <w:tabs>
          <w:tab w:val="right" w:leader="dot" w:pos="9344"/>
        </w:tabs>
        <w:ind w:left="960" w:firstLine="480"/>
        <w:rPr>
          <w:ins w:id="147" w:author="Administrator" w:date="2026-04-30T14:23:00Z"/>
          <w:rFonts w:asciiTheme="minorHAnsi" w:eastAsiaTheme="minorEastAsia" w:hAnsiTheme="minorHAnsi" w:cstheme="minorBidi" w:hint="eastAsia"/>
          <w:noProof/>
          <w:sz w:val="21"/>
          <w:szCs w:val="22"/>
        </w:rPr>
      </w:pPr>
      <w:ins w:id="148"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3.2.4</w:t>
        </w:r>
        <w:r w:rsidRPr="008F3ECC">
          <w:rPr>
            <w:rStyle w:val="ab"/>
            <w:rFonts w:hint="eastAsia"/>
            <w:noProof/>
          </w:rPr>
          <w:t>管理可视化需求</w:t>
        </w:r>
        <w:r>
          <w:rPr>
            <w:noProof/>
            <w:webHidden/>
          </w:rPr>
          <w:tab/>
        </w:r>
        <w:r>
          <w:rPr>
            <w:noProof/>
            <w:webHidden/>
          </w:rPr>
          <w:fldChar w:fldCharType="begin"/>
        </w:r>
        <w:r>
          <w:rPr>
            <w:noProof/>
            <w:webHidden/>
          </w:rPr>
          <w:instrText xml:space="preserve"> PAGEREF _Toc228451476 \h </w:instrText>
        </w:r>
      </w:ins>
      <w:r>
        <w:rPr>
          <w:noProof/>
          <w:webHidden/>
        </w:rPr>
      </w:r>
      <w:r>
        <w:rPr>
          <w:noProof/>
          <w:webHidden/>
        </w:rPr>
        <w:fldChar w:fldCharType="separate"/>
      </w:r>
      <w:ins w:id="149" w:author="Administrator" w:date="2026-04-30T14:23:00Z">
        <w:r>
          <w:rPr>
            <w:noProof/>
            <w:webHidden/>
          </w:rPr>
          <w:t>19</w:t>
        </w:r>
        <w:r>
          <w:rPr>
            <w:noProof/>
            <w:webHidden/>
          </w:rPr>
          <w:fldChar w:fldCharType="end"/>
        </w:r>
        <w:r w:rsidRPr="008F3ECC">
          <w:rPr>
            <w:rStyle w:val="ab"/>
            <w:noProof/>
          </w:rPr>
          <w:fldChar w:fldCharType="end"/>
        </w:r>
      </w:ins>
    </w:p>
    <w:p w14:paraId="3796BF2F" w14:textId="77777777" w:rsidR="001247B7" w:rsidRDefault="001247B7">
      <w:pPr>
        <w:pStyle w:val="TOC2"/>
        <w:tabs>
          <w:tab w:val="right" w:leader="dot" w:pos="9344"/>
        </w:tabs>
        <w:ind w:left="480" w:firstLine="480"/>
        <w:rPr>
          <w:ins w:id="150" w:author="Administrator" w:date="2026-04-30T14:23:00Z"/>
          <w:rFonts w:asciiTheme="minorHAnsi" w:eastAsiaTheme="minorEastAsia" w:hAnsiTheme="minorHAnsi" w:cstheme="minorBidi" w:hint="eastAsia"/>
          <w:noProof/>
          <w:sz w:val="21"/>
          <w:szCs w:val="22"/>
        </w:rPr>
      </w:pPr>
      <w:ins w:id="15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3.3</w:t>
        </w:r>
        <w:r w:rsidRPr="008F3ECC">
          <w:rPr>
            <w:rStyle w:val="ab"/>
            <w:rFonts w:hint="eastAsia"/>
            <w:noProof/>
          </w:rPr>
          <w:t>系统非功能性需求</w:t>
        </w:r>
        <w:r>
          <w:rPr>
            <w:noProof/>
            <w:webHidden/>
          </w:rPr>
          <w:tab/>
        </w:r>
        <w:r>
          <w:rPr>
            <w:noProof/>
            <w:webHidden/>
          </w:rPr>
          <w:fldChar w:fldCharType="begin"/>
        </w:r>
        <w:r>
          <w:rPr>
            <w:noProof/>
            <w:webHidden/>
          </w:rPr>
          <w:instrText xml:space="preserve"> PAGEREF _Toc228451477 \h </w:instrText>
        </w:r>
      </w:ins>
      <w:r>
        <w:rPr>
          <w:noProof/>
          <w:webHidden/>
        </w:rPr>
      </w:r>
      <w:r>
        <w:rPr>
          <w:noProof/>
          <w:webHidden/>
        </w:rPr>
        <w:fldChar w:fldCharType="separate"/>
      </w:r>
      <w:ins w:id="152" w:author="Administrator" w:date="2026-04-30T14:23:00Z">
        <w:r>
          <w:rPr>
            <w:noProof/>
            <w:webHidden/>
          </w:rPr>
          <w:t>20</w:t>
        </w:r>
        <w:r>
          <w:rPr>
            <w:noProof/>
            <w:webHidden/>
          </w:rPr>
          <w:fldChar w:fldCharType="end"/>
        </w:r>
        <w:r w:rsidRPr="008F3ECC">
          <w:rPr>
            <w:rStyle w:val="ab"/>
            <w:noProof/>
          </w:rPr>
          <w:fldChar w:fldCharType="end"/>
        </w:r>
      </w:ins>
    </w:p>
    <w:p w14:paraId="2D313DF3" w14:textId="77777777" w:rsidR="001247B7" w:rsidRDefault="001247B7">
      <w:pPr>
        <w:pStyle w:val="TOC3"/>
        <w:tabs>
          <w:tab w:val="right" w:leader="dot" w:pos="9344"/>
        </w:tabs>
        <w:ind w:left="960" w:firstLine="480"/>
        <w:rPr>
          <w:ins w:id="153" w:author="Administrator" w:date="2026-04-30T14:23:00Z"/>
          <w:rFonts w:asciiTheme="minorHAnsi" w:eastAsiaTheme="minorEastAsia" w:hAnsiTheme="minorHAnsi" w:cstheme="minorBidi" w:hint="eastAsia"/>
          <w:noProof/>
          <w:sz w:val="21"/>
          <w:szCs w:val="22"/>
        </w:rPr>
      </w:pPr>
      <w:ins w:id="15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3.3.1</w:t>
        </w:r>
        <w:r w:rsidRPr="008F3ECC">
          <w:rPr>
            <w:rStyle w:val="ab"/>
            <w:rFonts w:hint="eastAsia"/>
            <w:noProof/>
          </w:rPr>
          <w:t>算法效能量化指标</w:t>
        </w:r>
        <w:r>
          <w:rPr>
            <w:noProof/>
            <w:webHidden/>
          </w:rPr>
          <w:tab/>
        </w:r>
        <w:r>
          <w:rPr>
            <w:noProof/>
            <w:webHidden/>
          </w:rPr>
          <w:fldChar w:fldCharType="begin"/>
        </w:r>
        <w:r>
          <w:rPr>
            <w:noProof/>
            <w:webHidden/>
          </w:rPr>
          <w:instrText xml:space="preserve"> PAGEREF _Toc228451478 \h </w:instrText>
        </w:r>
      </w:ins>
      <w:r>
        <w:rPr>
          <w:noProof/>
          <w:webHidden/>
        </w:rPr>
      </w:r>
      <w:r>
        <w:rPr>
          <w:noProof/>
          <w:webHidden/>
        </w:rPr>
        <w:fldChar w:fldCharType="separate"/>
      </w:r>
      <w:ins w:id="155" w:author="Administrator" w:date="2026-04-30T14:23:00Z">
        <w:r>
          <w:rPr>
            <w:noProof/>
            <w:webHidden/>
          </w:rPr>
          <w:t>20</w:t>
        </w:r>
        <w:r>
          <w:rPr>
            <w:noProof/>
            <w:webHidden/>
          </w:rPr>
          <w:fldChar w:fldCharType="end"/>
        </w:r>
        <w:r w:rsidRPr="008F3ECC">
          <w:rPr>
            <w:rStyle w:val="ab"/>
            <w:noProof/>
          </w:rPr>
          <w:fldChar w:fldCharType="end"/>
        </w:r>
      </w:ins>
    </w:p>
    <w:p w14:paraId="55225EE1" w14:textId="77777777" w:rsidR="001247B7" w:rsidRDefault="001247B7">
      <w:pPr>
        <w:pStyle w:val="TOC3"/>
        <w:tabs>
          <w:tab w:val="right" w:leader="dot" w:pos="9344"/>
        </w:tabs>
        <w:ind w:left="960" w:firstLine="480"/>
        <w:rPr>
          <w:ins w:id="156" w:author="Administrator" w:date="2026-04-30T14:23:00Z"/>
          <w:rFonts w:asciiTheme="minorHAnsi" w:eastAsiaTheme="minorEastAsia" w:hAnsiTheme="minorHAnsi" w:cstheme="minorBidi" w:hint="eastAsia"/>
          <w:noProof/>
          <w:sz w:val="21"/>
          <w:szCs w:val="22"/>
        </w:rPr>
      </w:pPr>
      <w:ins w:id="15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"_Toc228451479"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3.3.2</w:t>
        </w:r>
        <w:r w:rsidRPr="008F3ECC">
          <w:rPr>
            <w:rStyle w:val="ab"/>
            <w:rFonts w:hint="eastAsia"/>
            <w:noProof/>
          </w:rPr>
          <w:t>系统性能指标</w:t>
        </w:r>
        <w:r>
          <w:rPr>
            <w:noProof/>
            <w:webHidden/>
          </w:rPr>
          <w:tab/>
        </w:r>
        <w:r>
          <w:rPr>
            <w:noProof/>
            <w:webHidden/>
          </w:rPr>
          <w:fldChar w:fldCharType="begin"/>
        </w:r>
        <w:r>
          <w:rPr>
            <w:noProof/>
            <w:webHidden/>
          </w:rPr>
          <w:instrText xml:space="preserve"> PAGEREF _Toc228451479 \h </w:instrText>
        </w:r>
      </w:ins>
      <w:r>
        <w:rPr>
          <w:noProof/>
          <w:webHidden/>
        </w:rPr>
      </w:r>
      <w:r>
        <w:rPr>
          <w:noProof/>
          <w:webHidden/>
        </w:rPr>
        <w:fldChar w:fldCharType="separate"/>
      </w:r>
      <w:ins w:id="158" w:author="Administrator" w:date="2026-04-30T14:23:00Z">
        <w:r>
          <w:rPr>
            <w:noProof/>
            <w:webHidden/>
          </w:rPr>
          <w:t>20</w:t>
        </w:r>
        <w:r>
          <w:rPr>
            <w:noProof/>
            <w:webHidden/>
          </w:rPr>
          <w:fldChar w:fldCharType="end"/>
        </w:r>
        <w:r w:rsidRPr="008F3ECC">
          <w:rPr>
            <w:rStyle w:val="ab"/>
            <w:noProof/>
          </w:rPr>
          <w:fldChar w:fldCharType="end"/>
        </w:r>
      </w:ins>
    </w:p>
    <w:p w14:paraId="229EC225" w14:textId="77777777" w:rsidR="001247B7" w:rsidRDefault="001247B7">
      <w:pPr>
        <w:pStyle w:val="TOC3"/>
        <w:tabs>
          <w:tab w:val="right" w:leader="dot" w:pos="9344"/>
        </w:tabs>
        <w:ind w:left="960" w:firstLine="480"/>
        <w:rPr>
          <w:ins w:id="159" w:author="Administrator" w:date="2026-04-30T14:23:00Z"/>
          <w:rFonts w:asciiTheme="minorHAnsi" w:eastAsiaTheme="minorEastAsia" w:hAnsiTheme="minorHAnsi" w:cstheme="minorBidi" w:hint="eastAsia"/>
          <w:noProof/>
          <w:sz w:val="21"/>
          <w:szCs w:val="22"/>
        </w:rPr>
      </w:pPr>
      <w:ins w:id="160"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3.3.3 </w:t>
        </w:r>
        <w:r w:rsidRPr="008F3ECC">
          <w:rPr>
            <w:rStyle w:val="ab"/>
            <w:rFonts w:hint="eastAsia"/>
            <w:noProof/>
          </w:rPr>
          <w:t>系统安全与合规需求</w:t>
        </w:r>
        <w:r>
          <w:rPr>
            <w:noProof/>
            <w:webHidden/>
          </w:rPr>
          <w:tab/>
        </w:r>
        <w:r>
          <w:rPr>
            <w:noProof/>
            <w:webHidden/>
          </w:rPr>
          <w:fldChar w:fldCharType="begin"/>
        </w:r>
        <w:r>
          <w:rPr>
            <w:noProof/>
            <w:webHidden/>
          </w:rPr>
          <w:instrText xml:space="preserve"> PAGEREF _Toc228451480 \h </w:instrText>
        </w:r>
      </w:ins>
      <w:r>
        <w:rPr>
          <w:noProof/>
          <w:webHidden/>
        </w:rPr>
      </w:r>
      <w:r>
        <w:rPr>
          <w:noProof/>
          <w:webHidden/>
        </w:rPr>
        <w:fldChar w:fldCharType="separate"/>
      </w:r>
      <w:ins w:id="161" w:author="Administrator" w:date="2026-04-30T14:23:00Z">
        <w:r>
          <w:rPr>
            <w:noProof/>
            <w:webHidden/>
          </w:rPr>
          <w:t>21</w:t>
        </w:r>
        <w:r>
          <w:rPr>
            <w:noProof/>
            <w:webHidden/>
          </w:rPr>
          <w:fldChar w:fldCharType="end"/>
        </w:r>
        <w:r w:rsidRPr="008F3ECC">
          <w:rPr>
            <w:rStyle w:val="ab"/>
            <w:noProof/>
          </w:rPr>
          <w:fldChar w:fldCharType="end"/>
        </w:r>
      </w:ins>
    </w:p>
    <w:p w14:paraId="3F8AC834" w14:textId="77777777" w:rsidR="001247B7" w:rsidRDefault="001247B7">
      <w:pPr>
        <w:pStyle w:val="TOC3"/>
        <w:tabs>
          <w:tab w:val="right" w:leader="dot" w:pos="9344"/>
        </w:tabs>
        <w:ind w:left="960" w:firstLine="480"/>
        <w:rPr>
          <w:ins w:id="162" w:author="Administrator" w:date="2026-04-30T14:23:00Z"/>
          <w:rFonts w:asciiTheme="minorHAnsi" w:eastAsiaTheme="minorEastAsia" w:hAnsiTheme="minorHAnsi" w:cstheme="minorBidi" w:hint="eastAsia"/>
          <w:noProof/>
          <w:sz w:val="21"/>
          <w:szCs w:val="22"/>
        </w:rPr>
      </w:pPr>
      <w:ins w:id="163"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3.3.4</w:t>
        </w:r>
        <w:r w:rsidRPr="008F3ECC">
          <w:rPr>
            <w:rStyle w:val="ab"/>
            <w:rFonts w:hint="eastAsia"/>
            <w:noProof/>
          </w:rPr>
          <w:t>系统并发与并发容灾需求</w:t>
        </w:r>
        <w:r>
          <w:rPr>
            <w:noProof/>
            <w:webHidden/>
          </w:rPr>
          <w:tab/>
        </w:r>
        <w:r>
          <w:rPr>
            <w:noProof/>
            <w:webHidden/>
          </w:rPr>
          <w:fldChar w:fldCharType="begin"/>
        </w:r>
        <w:r>
          <w:rPr>
            <w:noProof/>
            <w:webHidden/>
          </w:rPr>
          <w:instrText xml:space="preserve"> PAGEREF _Toc228451481 \h </w:instrText>
        </w:r>
      </w:ins>
      <w:r>
        <w:rPr>
          <w:noProof/>
          <w:webHidden/>
        </w:rPr>
      </w:r>
      <w:r>
        <w:rPr>
          <w:noProof/>
          <w:webHidden/>
        </w:rPr>
        <w:fldChar w:fldCharType="separate"/>
      </w:r>
      <w:ins w:id="164" w:author="Administrator" w:date="2026-04-30T14:23:00Z">
        <w:r>
          <w:rPr>
            <w:noProof/>
            <w:webHidden/>
          </w:rPr>
          <w:t>21</w:t>
        </w:r>
        <w:r>
          <w:rPr>
            <w:noProof/>
            <w:webHidden/>
          </w:rPr>
          <w:fldChar w:fldCharType="end"/>
        </w:r>
        <w:r w:rsidRPr="008F3ECC">
          <w:rPr>
            <w:rStyle w:val="ab"/>
            <w:noProof/>
          </w:rPr>
          <w:fldChar w:fldCharType="end"/>
        </w:r>
      </w:ins>
    </w:p>
    <w:p w14:paraId="4A2F46A9" w14:textId="77777777" w:rsidR="001247B7" w:rsidRDefault="001247B7">
      <w:pPr>
        <w:pStyle w:val="TOC2"/>
        <w:tabs>
          <w:tab w:val="right" w:leader="dot" w:pos="9344"/>
        </w:tabs>
        <w:ind w:left="480" w:firstLine="480"/>
        <w:rPr>
          <w:ins w:id="165" w:author="Administrator" w:date="2026-04-30T14:23:00Z"/>
          <w:rFonts w:asciiTheme="minorHAnsi" w:eastAsiaTheme="minorEastAsia" w:hAnsiTheme="minorHAnsi" w:cstheme="minorBidi" w:hint="eastAsia"/>
          <w:noProof/>
          <w:sz w:val="21"/>
          <w:szCs w:val="22"/>
        </w:rPr>
      </w:pPr>
      <w:ins w:id="166"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3.4</w:t>
        </w:r>
        <w:r w:rsidRPr="008F3ECC">
          <w:rPr>
            <w:rStyle w:val="ab"/>
            <w:rFonts w:hint="eastAsia"/>
            <w:noProof/>
          </w:rPr>
          <w:t>系统软硬件运行环境</w:t>
        </w:r>
        <w:r>
          <w:rPr>
            <w:noProof/>
            <w:webHidden/>
          </w:rPr>
          <w:tab/>
        </w:r>
        <w:r>
          <w:rPr>
            <w:noProof/>
            <w:webHidden/>
          </w:rPr>
          <w:fldChar w:fldCharType="begin"/>
        </w:r>
        <w:r>
          <w:rPr>
            <w:noProof/>
            <w:webHidden/>
          </w:rPr>
          <w:instrText xml:space="preserve"> PAGEREF _Toc228451482 \h </w:instrText>
        </w:r>
      </w:ins>
      <w:r>
        <w:rPr>
          <w:noProof/>
          <w:webHidden/>
        </w:rPr>
      </w:r>
      <w:r>
        <w:rPr>
          <w:noProof/>
          <w:webHidden/>
        </w:rPr>
        <w:fldChar w:fldCharType="separate"/>
      </w:r>
      <w:ins w:id="167" w:author="Administrator" w:date="2026-04-30T14:23:00Z">
        <w:r>
          <w:rPr>
            <w:noProof/>
            <w:webHidden/>
          </w:rPr>
          <w:t>22</w:t>
        </w:r>
        <w:r>
          <w:rPr>
            <w:noProof/>
            <w:webHidden/>
          </w:rPr>
          <w:fldChar w:fldCharType="end"/>
        </w:r>
        <w:r w:rsidRPr="008F3ECC">
          <w:rPr>
            <w:rStyle w:val="ab"/>
            <w:noProof/>
          </w:rPr>
          <w:fldChar w:fldCharType="end"/>
        </w:r>
      </w:ins>
    </w:p>
    <w:p w14:paraId="12B69E15" w14:textId="77777777" w:rsidR="001247B7" w:rsidRDefault="001247B7">
      <w:pPr>
        <w:pStyle w:val="TOC1"/>
        <w:tabs>
          <w:tab w:val="right" w:leader="dot" w:pos="9344"/>
        </w:tabs>
        <w:ind w:firstLine="480"/>
        <w:rPr>
          <w:ins w:id="168" w:author="Administrator" w:date="2026-04-30T14:23:00Z"/>
          <w:rFonts w:asciiTheme="minorHAnsi" w:eastAsiaTheme="minorEastAsia" w:hAnsiTheme="minorHAnsi" w:cstheme="minorBidi" w:hint="eastAsia"/>
          <w:noProof/>
          <w:sz w:val="21"/>
          <w:szCs w:val="22"/>
        </w:rPr>
      </w:pPr>
      <w:ins w:id="169"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4</w:t>
        </w:r>
        <w:r w:rsidRPr="008F3ECC">
          <w:rPr>
            <w:rStyle w:val="ab"/>
            <w:rFonts w:hint="eastAsia"/>
            <w:noProof/>
          </w:rPr>
          <w:t>章</w:t>
        </w:r>
        <w:r w:rsidRPr="008F3ECC">
          <w:rPr>
            <w:rStyle w:val="ab"/>
            <w:noProof/>
          </w:rPr>
          <w:t xml:space="preserve"> </w:t>
        </w:r>
        <w:r w:rsidRPr="008F3ECC">
          <w:rPr>
            <w:rStyle w:val="ab"/>
            <w:rFonts w:hint="eastAsia"/>
            <w:noProof/>
          </w:rPr>
          <w:t>系统总体设计</w:t>
        </w:r>
        <w:r>
          <w:rPr>
            <w:noProof/>
            <w:webHidden/>
          </w:rPr>
          <w:tab/>
        </w:r>
        <w:r>
          <w:rPr>
            <w:noProof/>
            <w:webHidden/>
          </w:rPr>
          <w:fldChar w:fldCharType="begin"/>
        </w:r>
        <w:r>
          <w:rPr>
            <w:noProof/>
            <w:webHidden/>
          </w:rPr>
          <w:instrText xml:space="preserve"> PAGEREF _Toc228451483 \h </w:instrText>
        </w:r>
      </w:ins>
      <w:r>
        <w:rPr>
          <w:noProof/>
          <w:webHidden/>
        </w:rPr>
      </w:r>
      <w:r>
        <w:rPr>
          <w:noProof/>
          <w:webHidden/>
        </w:rPr>
        <w:fldChar w:fldCharType="separate"/>
      </w:r>
      <w:ins w:id="170" w:author="Administrator" w:date="2026-04-30T14:23:00Z">
        <w:r>
          <w:rPr>
            <w:noProof/>
            <w:webHidden/>
          </w:rPr>
          <w:t>23</w:t>
        </w:r>
        <w:r>
          <w:rPr>
            <w:noProof/>
            <w:webHidden/>
          </w:rPr>
          <w:fldChar w:fldCharType="end"/>
        </w:r>
        <w:r w:rsidRPr="008F3ECC">
          <w:rPr>
            <w:rStyle w:val="ab"/>
            <w:noProof/>
          </w:rPr>
          <w:fldChar w:fldCharType="end"/>
        </w:r>
      </w:ins>
    </w:p>
    <w:p w14:paraId="02DB598F" w14:textId="77777777" w:rsidR="001247B7" w:rsidRDefault="001247B7">
      <w:pPr>
        <w:pStyle w:val="TOC2"/>
        <w:tabs>
          <w:tab w:val="right" w:leader="dot" w:pos="9344"/>
        </w:tabs>
        <w:ind w:left="480" w:firstLine="480"/>
        <w:rPr>
          <w:ins w:id="171" w:author="Administrator" w:date="2026-04-30T14:23:00Z"/>
          <w:rFonts w:asciiTheme="minorHAnsi" w:eastAsiaTheme="minorEastAsia" w:hAnsiTheme="minorHAnsi" w:cstheme="minorBidi" w:hint="eastAsia"/>
          <w:noProof/>
          <w:sz w:val="21"/>
          <w:szCs w:val="22"/>
        </w:rPr>
      </w:pPr>
      <w:ins w:id="172"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4.1 </w:t>
        </w:r>
        <w:r w:rsidRPr="008F3ECC">
          <w:rPr>
            <w:rStyle w:val="ab"/>
            <w:rFonts w:hint="eastAsia"/>
            <w:noProof/>
          </w:rPr>
          <w:t>系统逻辑架构设计</w:t>
        </w:r>
        <w:r>
          <w:rPr>
            <w:noProof/>
            <w:webHidden/>
          </w:rPr>
          <w:tab/>
        </w:r>
        <w:r>
          <w:rPr>
            <w:noProof/>
            <w:webHidden/>
          </w:rPr>
          <w:fldChar w:fldCharType="begin"/>
        </w:r>
        <w:r>
          <w:rPr>
            <w:noProof/>
            <w:webHidden/>
          </w:rPr>
          <w:instrText xml:space="preserve"> PAGEREF _Toc228451484 \h </w:instrText>
        </w:r>
      </w:ins>
      <w:r>
        <w:rPr>
          <w:noProof/>
          <w:webHidden/>
        </w:rPr>
      </w:r>
      <w:r>
        <w:rPr>
          <w:noProof/>
          <w:webHidden/>
        </w:rPr>
        <w:fldChar w:fldCharType="separate"/>
      </w:r>
      <w:ins w:id="173" w:author="Administrator" w:date="2026-04-30T14:23:00Z">
        <w:r>
          <w:rPr>
            <w:noProof/>
            <w:webHidden/>
          </w:rPr>
          <w:t>23</w:t>
        </w:r>
        <w:r>
          <w:rPr>
            <w:noProof/>
            <w:webHidden/>
          </w:rPr>
          <w:fldChar w:fldCharType="end"/>
        </w:r>
        <w:r w:rsidRPr="008F3ECC">
          <w:rPr>
            <w:rStyle w:val="ab"/>
            <w:noProof/>
          </w:rPr>
          <w:fldChar w:fldCharType="end"/>
        </w:r>
      </w:ins>
    </w:p>
    <w:p w14:paraId="340772D4" w14:textId="77777777" w:rsidR="001247B7" w:rsidRDefault="001247B7">
      <w:pPr>
        <w:pStyle w:val="TOC3"/>
        <w:tabs>
          <w:tab w:val="right" w:leader="dot" w:pos="9344"/>
        </w:tabs>
        <w:ind w:left="960" w:firstLine="480"/>
        <w:rPr>
          <w:ins w:id="174" w:author="Administrator" w:date="2026-04-30T14:23:00Z"/>
          <w:rFonts w:asciiTheme="minorHAnsi" w:eastAsiaTheme="minorEastAsia" w:hAnsiTheme="minorHAnsi" w:cstheme="minorBidi" w:hint="eastAsia"/>
          <w:noProof/>
          <w:sz w:val="21"/>
          <w:szCs w:val="22"/>
        </w:rPr>
      </w:pPr>
      <w:ins w:id="175"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4.1./S </w:t>
        </w:r>
        <w:r w:rsidRPr="008F3ECC">
          <w:rPr>
            <w:rStyle w:val="ab"/>
            <w:rFonts w:hint="eastAsia"/>
            <w:noProof/>
          </w:rPr>
          <w:t>垂直分层架构</w:t>
        </w:r>
        <w:r>
          <w:rPr>
            <w:noProof/>
            <w:webHidden/>
          </w:rPr>
          <w:tab/>
        </w:r>
        <w:r>
          <w:rPr>
            <w:noProof/>
            <w:webHidden/>
          </w:rPr>
          <w:fldChar w:fldCharType="begin"/>
        </w:r>
        <w:r>
          <w:rPr>
            <w:noProof/>
            <w:webHidden/>
          </w:rPr>
          <w:instrText xml:space="preserve"> PAGEREF _Toc228451485 \h </w:instrText>
        </w:r>
      </w:ins>
      <w:r>
        <w:rPr>
          <w:noProof/>
          <w:webHidden/>
        </w:rPr>
      </w:r>
      <w:r>
        <w:rPr>
          <w:noProof/>
          <w:webHidden/>
        </w:rPr>
        <w:fldChar w:fldCharType="separate"/>
      </w:r>
      <w:ins w:id="176" w:author="Administrator" w:date="2026-04-30T14:23:00Z">
        <w:r>
          <w:rPr>
            <w:noProof/>
            <w:webHidden/>
          </w:rPr>
          <w:t>23</w:t>
        </w:r>
        <w:r>
          <w:rPr>
            <w:noProof/>
            <w:webHidden/>
          </w:rPr>
          <w:fldChar w:fldCharType="end"/>
        </w:r>
        <w:r w:rsidRPr="008F3ECC">
          <w:rPr>
            <w:rStyle w:val="ab"/>
            <w:noProof/>
          </w:rPr>
          <w:fldChar w:fldCharType="end"/>
        </w:r>
      </w:ins>
    </w:p>
    <w:p w14:paraId="1CCD0B7B" w14:textId="77777777" w:rsidR="001247B7" w:rsidRDefault="001247B7">
      <w:pPr>
        <w:pStyle w:val="TOC3"/>
        <w:tabs>
          <w:tab w:val="right" w:leader="dot" w:pos="9344"/>
        </w:tabs>
        <w:ind w:left="960" w:firstLine="480"/>
        <w:rPr>
          <w:ins w:id="177" w:author="Administrator" w:date="2026-04-30T14:23:00Z"/>
          <w:rFonts w:asciiTheme="minorHAnsi" w:eastAsiaTheme="minorEastAsia" w:hAnsiTheme="minorHAnsi" w:cstheme="minorBidi" w:hint="eastAsia"/>
          <w:noProof/>
          <w:sz w:val="21"/>
          <w:szCs w:val="22"/>
        </w:rPr>
      </w:pPr>
      <w:ins w:id="178"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4.1.2</w:t>
        </w:r>
        <w:r w:rsidRPr="008F3ECC">
          <w:rPr>
            <w:rStyle w:val="ab"/>
            <w:rFonts w:hint="eastAsia"/>
            <w:noProof/>
          </w:rPr>
          <w:t>后端</w:t>
        </w:r>
        <w:r w:rsidRPr="008F3ECC">
          <w:rPr>
            <w:rStyle w:val="ab"/>
            <w:noProof/>
          </w:rPr>
          <w:t xml:space="preserve"> MVT </w:t>
        </w:r>
        <w:r w:rsidRPr="008F3ECC">
          <w:rPr>
            <w:rStyle w:val="ab"/>
            <w:rFonts w:hint="eastAsia"/>
            <w:noProof/>
          </w:rPr>
          <w:t>微观架构模式</w:t>
        </w:r>
        <w:r>
          <w:rPr>
            <w:noProof/>
            <w:webHidden/>
          </w:rPr>
          <w:tab/>
        </w:r>
        <w:r>
          <w:rPr>
            <w:noProof/>
            <w:webHidden/>
          </w:rPr>
          <w:fldChar w:fldCharType="begin"/>
        </w:r>
        <w:r>
          <w:rPr>
            <w:noProof/>
            <w:webHidden/>
          </w:rPr>
          <w:instrText xml:space="preserve"> PAGEREF _Toc228451486 \h </w:instrText>
        </w:r>
      </w:ins>
      <w:r>
        <w:rPr>
          <w:noProof/>
          <w:webHidden/>
        </w:rPr>
      </w:r>
      <w:r>
        <w:rPr>
          <w:noProof/>
          <w:webHidden/>
        </w:rPr>
        <w:fldChar w:fldCharType="separate"/>
      </w:r>
      <w:ins w:id="179" w:author="Administrator" w:date="2026-04-30T14:23:00Z">
        <w:r>
          <w:rPr>
            <w:noProof/>
            <w:webHidden/>
          </w:rPr>
          <w:t>24</w:t>
        </w:r>
        <w:r>
          <w:rPr>
            <w:noProof/>
            <w:webHidden/>
          </w:rPr>
          <w:fldChar w:fldCharType="end"/>
        </w:r>
        <w:r w:rsidRPr="008F3ECC">
          <w:rPr>
            <w:rStyle w:val="ab"/>
            <w:noProof/>
          </w:rPr>
          <w:fldChar w:fldCharType="end"/>
        </w:r>
      </w:ins>
    </w:p>
    <w:p w14:paraId="013E3DB6" w14:textId="77777777" w:rsidR="001247B7" w:rsidRDefault="001247B7">
      <w:pPr>
        <w:pStyle w:val="TOC2"/>
        <w:tabs>
          <w:tab w:val="right" w:leader="dot" w:pos="9344"/>
        </w:tabs>
        <w:ind w:left="480" w:firstLine="480"/>
        <w:rPr>
          <w:ins w:id="180" w:author="Administrator" w:date="2026-04-30T14:23:00Z"/>
          <w:rFonts w:asciiTheme="minorHAnsi" w:eastAsiaTheme="minorEastAsia" w:hAnsiTheme="minorHAnsi" w:cstheme="minorBidi" w:hint="eastAsia"/>
          <w:noProof/>
          <w:sz w:val="21"/>
          <w:szCs w:val="22"/>
        </w:rPr>
      </w:pPr>
      <w:ins w:id="18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4.2 </w:t>
        </w:r>
        <w:r w:rsidRPr="008F3ECC">
          <w:rPr>
            <w:rStyle w:val="ab"/>
            <w:rFonts w:hint="eastAsia"/>
            <w:noProof/>
          </w:rPr>
          <w:t>核心业务流程设计</w:t>
        </w:r>
        <w:r>
          <w:rPr>
            <w:noProof/>
            <w:webHidden/>
          </w:rPr>
          <w:tab/>
        </w:r>
        <w:r>
          <w:rPr>
            <w:noProof/>
            <w:webHidden/>
          </w:rPr>
          <w:fldChar w:fldCharType="begin"/>
        </w:r>
        <w:r>
          <w:rPr>
            <w:noProof/>
            <w:webHidden/>
          </w:rPr>
          <w:instrText xml:space="preserve"> PAGEREF _Toc228451487 \h </w:instrText>
        </w:r>
      </w:ins>
      <w:r>
        <w:rPr>
          <w:noProof/>
          <w:webHidden/>
        </w:rPr>
      </w:r>
      <w:r>
        <w:rPr>
          <w:noProof/>
          <w:webHidden/>
        </w:rPr>
        <w:fldChar w:fldCharType="separate"/>
      </w:r>
      <w:ins w:id="182" w:author="Administrator" w:date="2026-04-30T14:23:00Z">
        <w:r>
          <w:rPr>
            <w:noProof/>
            <w:webHidden/>
          </w:rPr>
          <w:t>25</w:t>
        </w:r>
        <w:r>
          <w:rPr>
            <w:noProof/>
            <w:webHidden/>
          </w:rPr>
          <w:fldChar w:fldCharType="end"/>
        </w:r>
        <w:r w:rsidRPr="008F3ECC">
          <w:rPr>
            <w:rStyle w:val="ab"/>
            <w:noProof/>
          </w:rPr>
          <w:fldChar w:fldCharType="end"/>
        </w:r>
      </w:ins>
    </w:p>
    <w:p w14:paraId="4BD2224B" w14:textId="77777777" w:rsidR="001247B7" w:rsidRDefault="001247B7">
      <w:pPr>
        <w:pStyle w:val="TOC3"/>
        <w:tabs>
          <w:tab w:val="right" w:leader="dot" w:pos="9344"/>
        </w:tabs>
        <w:ind w:left="960" w:firstLine="480"/>
        <w:rPr>
          <w:ins w:id="183" w:author="Administrator" w:date="2026-04-30T14:23:00Z"/>
          <w:rFonts w:asciiTheme="minorHAnsi" w:eastAsiaTheme="minorEastAsia" w:hAnsiTheme="minorHAnsi" w:cstheme="minorBidi" w:hint="eastAsia"/>
          <w:noProof/>
          <w:sz w:val="21"/>
          <w:szCs w:val="22"/>
        </w:rPr>
      </w:pPr>
      <w:ins w:id="18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4.2.1 </w:t>
        </w:r>
        <w:r w:rsidRPr="008F3ECC">
          <w:rPr>
            <w:rStyle w:val="ab"/>
            <w:rFonts w:hint="eastAsia"/>
            <w:noProof/>
          </w:rPr>
          <w:t>文档入库与指纹去重流程</w:t>
        </w:r>
        <w:r>
          <w:rPr>
            <w:noProof/>
            <w:webHidden/>
          </w:rPr>
          <w:tab/>
        </w:r>
        <w:r>
          <w:rPr>
            <w:noProof/>
            <w:webHidden/>
          </w:rPr>
          <w:fldChar w:fldCharType="begin"/>
        </w:r>
        <w:r>
          <w:rPr>
            <w:noProof/>
            <w:webHidden/>
          </w:rPr>
          <w:instrText xml:space="preserve"> PAGEREF _Toc228451488 \h </w:instrText>
        </w:r>
      </w:ins>
      <w:r>
        <w:rPr>
          <w:noProof/>
          <w:webHidden/>
        </w:rPr>
      </w:r>
      <w:r>
        <w:rPr>
          <w:noProof/>
          <w:webHidden/>
        </w:rPr>
        <w:fldChar w:fldCharType="separate"/>
      </w:r>
      <w:ins w:id="185" w:author="Administrator" w:date="2026-04-30T14:23:00Z">
        <w:r>
          <w:rPr>
            <w:noProof/>
            <w:webHidden/>
          </w:rPr>
          <w:t>25</w:t>
        </w:r>
        <w:r>
          <w:rPr>
            <w:noProof/>
            <w:webHidden/>
          </w:rPr>
          <w:fldChar w:fldCharType="end"/>
        </w:r>
        <w:r w:rsidRPr="008F3ECC">
          <w:rPr>
            <w:rStyle w:val="ab"/>
            <w:noProof/>
          </w:rPr>
          <w:fldChar w:fldCharType="end"/>
        </w:r>
      </w:ins>
    </w:p>
    <w:p w14:paraId="577A7368" w14:textId="77777777" w:rsidR="001247B7" w:rsidRDefault="001247B7">
      <w:pPr>
        <w:pStyle w:val="TOC3"/>
        <w:tabs>
          <w:tab w:val="right" w:leader="dot" w:pos="9344"/>
        </w:tabs>
        <w:ind w:left="960" w:firstLine="480"/>
        <w:rPr>
          <w:ins w:id="186" w:author="Administrator" w:date="2026-04-30T14:23:00Z"/>
          <w:rFonts w:asciiTheme="minorHAnsi" w:eastAsiaTheme="minorEastAsia" w:hAnsiTheme="minorHAnsi" w:cstheme="minorBidi" w:hint="eastAsia"/>
          <w:noProof/>
          <w:sz w:val="21"/>
          <w:szCs w:val="22"/>
        </w:rPr>
      </w:pPr>
      <w:ins w:id="18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"_Toc228451489"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4.2.2</w:t>
        </w:r>
        <w:r w:rsidRPr="008F3ECC">
          <w:rPr>
            <w:rStyle w:val="ab"/>
            <w:rFonts w:hint="eastAsia"/>
            <w:noProof/>
          </w:rPr>
          <w:t>在线流：双路检索与流式问答响应</w:t>
        </w:r>
        <w:r>
          <w:rPr>
            <w:noProof/>
            <w:webHidden/>
          </w:rPr>
          <w:tab/>
        </w:r>
        <w:r>
          <w:rPr>
            <w:noProof/>
            <w:webHidden/>
          </w:rPr>
          <w:fldChar w:fldCharType="begin"/>
        </w:r>
        <w:r>
          <w:rPr>
            <w:noProof/>
            <w:webHidden/>
          </w:rPr>
          <w:instrText xml:space="preserve"> PAGEREF _Toc228451489 \h </w:instrText>
        </w:r>
      </w:ins>
      <w:r>
        <w:rPr>
          <w:noProof/>
          <w:webHidden/>
        </w:rPr>
      </w:r>
      <w:r>
        <w:rPr>
          <w:noProof/>
          <w:webHidden/>
        </w:rPr>
        <w:fldChar w:fldCharType="separate"/>
      </w:r>
      <w:ins w:id="188" w:author="Administrator" w:date="2026-04-30T14:23:00Z">
        <w:r>
          <w:rPr>
            <w:noProof/>
            <w:webHidden/>
          </w:rPr>
          <w:t>26</w:t>
        </w:r>
        <w:r>
          <w:rPr>
            <w:noProof/>
            <w:webHidden/>
          </w:rPr>
          <w:fldChar w:fldCharType="end"/>
        </w:r>
        <w:r w:rsidRPr="008F3ECC">
          <w:rPr>
            <w:rStyle w:val="ab"/>
            <w:noProof/>
          </w:rPr>
          <w:fldChar w:fldCharType="end"/>
        </w:r>
      </w:ins>
    </w:p>
    <w:p w14:paraId="0FAA521F" w14:textId="77777777" w:rsidR="001247B7" w:rsidRDefault="001247B7">
      <w:pPr>
        <w:pStyle w:val="TOC2"/>
        <w:tabs>
          <w:tab w:val="right" w:leader="dot" w:pos="9344"/>
        </w:tabs>
        <w:ind w:left="480" w:firstLine="480"/>
        <w:rPr>
          <w:ins w:id="189" w:author="Administrator" w:date="2026-04-30T14:23:00Z"/>
          <w:rFonts w:asciiTheme="minorHAnsi" w:eastAsiaTheme="minorEastAsia" w:hAnsiTheme="minorHAnsi" w:cstheme="minorBidi" w:hint="eastAsia"/>
          <w:noProof/>
          <w:sz w:val="21"/>
          <w:szCs w:val="22"/>
        </w:rPr>
      </w:pPr>
      <w:ins w:id="190"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4.3 </w:t>
        </w:r>
        <w:r w:rsidRPr="008F3ECC">
          <w:rPr>
            <w:rStyle w:val="ab"/>
            <w:rFonts w:hint="eastAsia"/>
            <w:noProof/>
          </w:rPr>
          <w:t>数据库模型设计</w:t>
        </w:r>
        <w:r>
          <w:rPr>
            <w:noProof/>
            <w:webHidden/>
          </w:rPr>
          <w:tab/>
        </w:r>
        <w:r>
          <w:rPr>
            <w:noProof/>
            <w:webHidden/>
          </w:rPr>
          <w:fldChar w:fldCharType="begin"/>
        </w:r>
        <w:r>
          <w:rPr>
            <w:noProof/>
            <w:webHidden/>
          </w:rPr>
          <w:instrText xml:space="preserve"> PAGEREF _Toc228451490 \h </w:instrText>
        </w:r>
      </w:ins>
      <w:r>
        <w:rPr>
          <w:noProof/>
          <w:webHidden/>
        </w:rPr>
      </w:r>
      <w:r>
        <w:rPr>
          <w:noProof/>
          <w:webHidden/>
        </w:rPr>
        <w:fldChar w:fldCharType="separate"/>
      </w:r>
      <w:ins w:id="191" w:author="Administrator" w:date="2026-04-30T14:23:00Z">
        <w:r>
          <w:rPr>
            <w:noProof/>
            <w:webHidden/>
          </w:rPr>
          <w:t>27</w:t>
        </w:r>
        <w:r>
          <w:rPr>
            <w:noProof/>
            <w:webHidden/>
          </w:rPr>
          <w:fldChar w:fldCharType="end"/>
        </w:r>
        <w:r w:rsidRPr="008F3ECC">
          <w:rPr>
            <w:rStyle w:val="ab"/>
            <w:noProof/>
          </w:rPr>
          <w:fldChar w:fldCharType="end"/>
        </w:r>
      </w:ins>
    </w:p>
    <w:p w14:paraId="141D33F9" w14:textId="77777777" w:rsidR="001247B7" w:rsidRDefault="001247B7">
      <w:pPr>
        <w:pStyle w:val="TOC3"/>
        <w:tabs>
          <w:tab w:val="right" w:leader="dot" w:pos="9344"/>
        </w:tabs>
        <w:ind w:left="960" w:firstLine="480"/>
        <w:rPr>
          <w:ins w:id="192" w:author="Administrator" w:date="2026-04-30T14:23:00Z"/>
          <w:rFonts w:asciiTheme="minorHAnsi" w:eastAsiaTheme="minorEastAsia" w:hAnsiTheme="minorHAnsi" w:cstheme="minorBidi" w:hint="eastAsia"/>
          <w:noProof/>
          <w:sz w:val="21"/>
          <w:szCs w:val="22"/>
        </w:rPr>
      </w:pPr>
      <w:ins w:id="193"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4.3.1 </w:t>
        </w:r>
        <w:r w:rsidRPr="008F3ECC">
          <w:rPr>
            <w:rStyle w:val="ab"/>
            <w:rFonts w:hint="eastAsia"/>
            <w:noProof/>
          </w:rPr>
          <w:t>用户与权限表</w:t>
        </w:r>
        <w:r w:rsidRPr="008F3ECC">
          <w:rPr>
            <w:rStyle w:val="ab"/>
            <w:noProof/>
          </w:rPr>
          <w:t xml:space="preserve"> (users)</w:t>
        </w:r>
        <w:r>
          <w:rPr>
            <w:noProof/>
            <w:webHidden/>
          </w:rPr>
          <w:tab/>
        </w:r>
        <w:r>
          <w:rPr>
            <w:noProof/>
            <w:webHidden/>
          </w:rPr>
          <w:fldChar w:fldCharType="begin"/>
        </w:r>
        <w:r>
          <w:rPr>
            <w:noProof/>
            <w:webHidden/>
          </w:rPr>
          <w:instrText xml:space="preserve"> PAGEREF _Toc228451491 \h </w:instrText>
        </w:r>
      </w:ins>
      <w:r>
        <w:rPr>
          <w:noProof/>
          <w:webHidden/>
        </w:rPr>
      </w:r>
      <w:r>
        <w:rPr>
          <w:noProof/>
          <w:webHidden/>
        </w:rPr>
        <w:fldChar w:fldCharType="separate"/>
      </w:r>
      <w:ins w:id="194" w:author="Administrator" w:date="2026-04-30T14:23:00Z">
        <w:r>
          <w:rPr>
            <w:noProof/>
            <w:webHidden/>
          </w:rPr>
          <w:t>28</w:t>
        </w:r>
        <w:r>
          <w:rPr>
            <w:noProof/>
            <w:webHidden/>
          </w:rPr>
          <w:fldChar w:fldCharType="end"/>
        </w:r>
        <w:r w:rsidRPr="008F3ECC">
          <w:rPr>
            <w:rStyle w:val="ab"/>
            <w:noProof/>
          </w:rPr>
          <w:fldChar w:fldCharType="end"/>
        </w:r>
      </w:ins>
    </w:p>
    <w:p w14:paraId="3F5FA096" w14:textId="77777777" w:rsidR="001247B7" w:rsidRDefault="001247B7">
      <w:pPr>
        <w:pStyle w:val="TOC3"/>
        <w:tabs>
          <w:tab w:val="right" w:leader="dot" w:pos="9344"/>
        </w:tabs>
        <w:ind w:left="960" w:firstLine="480"/>
        <w:rPr>
          <w:ins w:id="195" w:author="Administrator" w:date="2026-04-30T14:23:00Z"/>
          <w:rFonts w:asciiTheme="minorHAnsi" w:eastAsiaTheme="minorEastAsia" w:hAnsiTheme="minorHAnsi" w:cstheme="minorBidi" w:hint="eastAsia"/>
          <w:noProof/>
          <w:sz w:val="21"/>
          <w:szCs w:val="22"/>
        </w:rPr>
      </w:pPr>
      <w:ins w:id="196"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4.3.2 </w:t>
        </w:r>
        <w:r w:rsidRPr="008F3ECC">
          <w:rPr>
            <w:rStyle w:val="ab"/>
            <w:rFonts w:hint="eastAsia"/>
            <w:noProof/>
          </w:rPr>
          <w:t>知识库文档元数据表</w:t>
        </w:r>
        <w:r>
          <w:rPr>
            <w:noProof/>
            <w:webHidden/>
          </w:rPr>
          <w:tab/>
        </w:r>
        <w:r>
          <w:rPr>
            <w:noProof/>
            <w:webHidden/>
          </w:rPr>
          <w:fldChar w:fldCharType="begin"/>
        </w:r>
        <w:r>
          <w:rPr>
            <w:noProof/>
            <w:webHidden/>
          </w:rPr>
          <w:instrText xml:space="preserve"> PAGEREF _Toc228451492 \h </w:instrText>
        </w:r>
      </w:ins>
      <w:r>
        <w:rPr>
          <w:noProof/>
          <w:webHidden/>
        </w:rPr>
      </w:r>
      <w:r>
        <w:rPr>
          <w:noProof/>
          <w:webHidden/>
        </w:rPr>
        <w:fldChar w:fldCharType="separate"/>
      </w:r>
      <w:ins w:id="197" w:author="Administrator" w:date="2026-04-30T14:23:00Z">
        <w:r>
          <w:rPr>
            <w:noProof/>
            <w:webHidden/>
          </w:rPr>
          <w:t>28</w:t>
        </w:r>
        <w:r>
          <w:rPr>
            <w:noProof/>
            <w:webHidden/>
          </w:rPr>
          <w:fldChar w:fldCharType="end"/>
        </w:r>
        <w:r w:rsidRPr="008F3ECC">
          <w:rPr>
            <w:rStyle w:val="ab"/>
            <w:noProof/>
          </w:rPr>
          <w:fldChar w:fldCharType="end"/>
        </w:r>
      </w:ins>
    </w:p>
    <w:p w14:paraId="52A07F1F" w14:textId="77777777" w:rsidR="001247B7" w:rsidRDefault="001247B7">
      <w:pPr>
        <w:pStyle w:val="TOC3"/>
        <w:tabs>
          <w:tab w:val="right" w:leader="dot" w:pos="9344"/>
        </w:tabs>
        <w:ind w:left="960" w:firstLine="480"/>
        <w:rPr>
          <w:ins w:id="198" w:author="Administrator" w:date="2026-04-30T14:23:00Z"/>
          <w:rFonts w:asciiTheme="minorHAnsi" w:eastAsiaTheme="minorEastAsia" w:hAnsiTheme="minorHAnsi" w:cstheme="minorBidi" w:hint="eastAsia"/>
          <w:noProof/>
          <w:sz w:val="21"/>
          <w:szCs w:val="22"/>
        </w:rPr>
      </w:pPr>
      <w:ins w:id="199"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4.3.3 </w:t>
        </w:r>
        <w:r w:rsidRPr="008F3ECC">
          <w:rPr>
            <w:rStyle w:val="ab"/>
            <w:rFonts w:hint="eastAsia"/>
            <w:noProof/>
          </w:rPr>
          <w:t>文档切片与向量表</w:t>
        </w:r>
        <w:r>
          <w:rPr>
            <w:noProof/>
            <w:webHidden/>
          </w:rPr>
          <w:tab/>
        </w:r>
        <w:r>
          <w:rPr>
            <w:noProof/>
            <w:webHidden/>
          </w:rPr>
          <w:fldChar w:fldCharType="begin"/>
        </w:r>
        <w:r>
          <w:rPr>
            <w:noProof/>
            <w:webHidden/>
          </w:rPr>
          <w:instrText xml:space="preserve"> PAGEREF _Toc228451493 \h </w:instrText>
        </w:r>
      </w:ins>
      <w:r>
        <w:rPr>
          <w:noProof/>
          <w:webHidden/>
        </w:rPr>
      </w:r>
      <w:r>
        <w:rPr>
          <w:noProof/>
          <w:webHidden/>
        </w:rPr>
        <w:fldChar w:fldCharType="separate"/>
      </w:r>
      <w:ins w:id="200" w:author="Administrator" w:date="2026-04-30T14:23:00Z">
        <w:r>
          <w:rPr>
            <w:noProof/>
            <w:webHidden/>
          </w:rPr>
          <w:t>29</w:t>
        </w:r>
        <w:r>
          <w:rPr>
            <w:noProof/>
            <w:webHidden/>
          </w:rPr>
          <w:fldChar w:fldCharType="end"/>
        </w:r>
        <w:r w:rsidRPr="008F3ECC">
          <w:rPr>
            <w:rStyle w:val="ab"/>
            <w:noProof/>
          </w:rPr>
          <w:fldChar w:fldCharType="end"/>
        </w:r>
      </w:ins>
    </w:p>
    <w:p w14:paraId="72399FED" w14:textId="77777777" w:rsidR="001247B7" w:rsidRDefault="001247B7">
      <w:pPr>
        <w:pStyle w:val="TOC2"/>
        <w:tabs>
          <w:tab w:val="right" w:leader="dot" w:pos="9344"/>
        </w:tabs>
        <w:ind w:left="480" w:firstLine="480"/>
        <w:rPr>
          <w:ins w:id="201" w:author="Administrator" w:date="2026-04-30T14:23:00Z"/>
          <w:rFonts w:asciiTheme="minorHAnsi" w:eastAsiaTheme="minorEastAsia" w:hAnsiTheme="minorHAnsi" w:cstheme="minorBidi" w:hint="eastAsia"/>
          <w:noProof/>
          <w:sz w:val="21"/>
          <w:szCs w:val="22"/>
        </w:rPr>
      </w:pPr>
      <w:ins w:id="202"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4.4 </w:t>
        </w:r>
        <w:r w:rsidRPr="008F3ECC">
          <w:rPr>
            <w:rStyle w:val="ab"/>
            <w:rFonts w:hint="eastAsia"/>
            <w:noProof/>
          </w:rPr>
          <w:t>系统安全与可靠性设计</w:t>
        </w:r>
        <w:r>
          <w:rPr>
            <w:noProof/>
            <w:webHidden/>
          </w:rPr>
          <w:tab/>
        </w:r>
        <w:r>
          <w:rPr>
            <w:noProof/>
            <w:webHidden/>
          </w:rPr>
          <w:fldChar w:fldCharType="begin"/>
        </w:r>
        <w:r>
          <w:rPr>
            <w:noProof/>
            <w:webHidden/>
          </w:rPr>
          <w:instrText xml:space="preserve"> PAGEREF _Toc228451494 \h </w:instrText>
        </w:r>
      </w:ins>
      <w:r>
        <w:rPr>
          <w:noProof/>
          <w:webHidden/>
        </w:rPr>
      </w:r>
      <w:r>
        <w:rPr>
          <w:noProof/>
          <w:webHidden/>
        </w:rPr>
        <w:fldChar w:fldCharType="separate"/>
      </w:r>
      <w:ins w:id="203" w:author="Administrator" w:date="2026-04-30T14:23:00Z">
        <w:r>
          <w:rPr>
            <w:noProof/>
            <w:webHidden/>
          </w:rPr>
          <w:t>30</w:t>
        </w:r>
        <w:r>
          <w:rPr>
            <w:noProof/>
            <w:webHidden/>
          </w:rPr>
          <w:fldChar w:fldCharType="end"/>
        </w:r>
        <w:r w:rsidRPr="008F3ECC">
          <w:rPr>
            <w:rStyle w:val="ab"/>
            <w:noProof/>
          </w:rPr>
          <w:fldChar w:fldCharType="end"/>
        </w:r>
      </w:ins>
    </w:p>
    <w:p w14:paraId="27B934DF" w14:textId="77777777" w:rsidR="001247B7" w:rsidRDefault="001247B7">
      <w:pPr>
        <w:pStyle w:val="TOC1"/>
        <w:tabs>
          <w:tab w:val="right" w:leader="dot" w:pos="9344"/>
        </w:tabs>
        <w:ind w:firstLine="480"/>
        <w:rPr>
          <w:ins w:id="204" w:author="Administrator" w:date="2026-04-30T14:23:00Z"/>
          <w:rFonts w:asciiTheme="minorHAnsi" w:eastAsiaTheme="minorEastAsia" w:hAnsiTheme="minorHAnsi" w:cstheme="minorBidi" w:hint="eastAsia"/>
          <w:noProof/>
          <w:sz w:val="21"/>
          <w:szCs w:val="22"/>
        </w:rPr>
      </w:pPr>
      <w:ins w:id="205"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5</w:t>
        </w:r>
        <w:r w:rsidRPr="008F3ECC">
          <w:rPr>
            <w:rStyle w:val="ab"/>
            <w:rFonts w:hint="eastAsia"/>
            <w:noProof/>
          </w:rPr>
          <w:t>章</w:t>
        </w:r>
        <w:r w:rsidRPr="008F3ECC">
          <w:rPr>
            <w:rStyle w:val="ab"/>
            <w:noProof/>
          </w:rPr>
          <w:t xml:space="preserve"> </w:t>
        </w:r>
        <w:r w:rsidRPr="008F3ECC">
          <w:rPr>
            <w:rStyle w:val="ab"/>
            <w:rFonts w:hint="eastAsia"/>
            <w:noProof/>
          </w:rPr>
          <w:t>系统核心模块实现</w:t>
        </w:r>
        <w:r>
          <w:rPr>
            <w:noProof/>
            <w:webHidden/>
          </w:rPr>
          <w:tab/>
        </w:r>
        <w:r>
          <w:rPr>
            <w:noProof/>
            <w:webHidden/>
          </w:rPr>
          <w:fldChar w:fldCharType="begin"/>
        </w:r>
        <w:r>
          <w:rPr>
            <w:noProof/>
            <w:webHidden/>
          </w:rPr>
          <w:instrText xml:space="preserve"> PAGEREF _Toc228451495 \h </w:instrText>
        </w:r>
      </w:ins>
      <w:r>
        <w:rPr>
          <w:noProof/>
          <w:webHidden/>
        </w:rPr>
      </w:r>
      <w:r>
        <w:rPr>
          <w:noProof/>
          <w:webHidden/>
        </w:rPr>
        <w:fldChar w:fldCharType="separate"/>
      </w:r>
      <w:ins w:id="206" w:author="Administrator" w:date="2026-04-30T14:23:00Z">
        <w:r>
          <w:rPr>
            <w:noProof/>
            <w:webHidden/>
          </w:rPr>
          <w:t>32</w:t>
        </w:r>
        <w:r>
          <w:rPr>
            <w:noProof/>
            <w:webHidden/>
          </w:rPr>
          <w:fldChar w:fldCharType="end"/>
        </w:r>
        <w:r w:rsidRPr="008F3ECC">
          <w:rPr>
            <w:rStyle w:val="ab"/>
            <w:noProof/>
          </w:rPr>
          <w:fldChar w:fldCharType="end"/>
        </w:r>
      </w:ins>
    </w:p>
    <w:p w14:paraId="072E068A" w14:textId="77777777" w:rsidR="001247B7" w:rsidRDefault="001247B7">
      <w:pPr>
        <w:pStyle w:val="TOC2"/>
        <w:tabs>
          <w:tab w:val="right" w:leader="dot" w:pos="9344"/>
        </w:tabs>
        <w:ind w:left="480" w:firstLine="480"/>
        <w:rPr>
          <w:ins w:id="207" w:author="Administrator" w:date="2026-04-30T14:23:00Z"/>
          <w:rFonts w:asciiTheme="minorHAnsi" w:eastAsiaTheme="minorEastAsia" w:hAnsiTheme="minorHAnsi" w:cstheme="minorBidi" w:hint="eastAsia"/>
          <w:noProof/>
          <w:sz w:val="21"/>
          <w:szCs w:val="22"/>
        </w:rPr>
      </w:pPr>
      <w:ins w:id="208"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5.1 </w:t>
        </w:r>
        <w:r w:rsidRPr="008F3ECC">
          <w:rPr>
            <w:rStyle w:val="ab"/>
            <w:rFonts w:hint="eastAsia"/>
            <w:noProof/>
          </w:rPr>
          <w:t>安全鉴权与账户保护实现</w:t>
        </w:r>
        <w:r>
          <w:rPr>
            <w:noProof/>
            <w:webHidden/>
          </w:rPr>
          <w:tab/>
        </w:r>
        <w:r>
          <w:rPr>
            <w:noProof/>
            <w:webHidden/>
          </w:rPr>
          <w:fldChar w:fldCharType="begin"/>
        </w:r>
        <w:r>
          <w:rPr>
            <w:noProof/>
            <w:webHidden/>
          </w:rPr>
          <w:instrText xml:space="preserve"> PAGEREF _Toc228451496 \h </w:instrText>
        </w:r>
      </w:ins>
      <w:r>
        <w:rPr>
          <w:noProof/>
          <w:webHidden/>
        </w:rPr>
      </w:r>
      <w:r>
        <w:rPr>
          <w:noProof/>
          <w:webHidden/>
        </w:rPr>
        <w:fldChar w:fldCharType="separate"/>
      </w:r>
      <w:ins w:id="209" w:author="Administrator" w:date="2026-04-30T14:23:00Z">
        <w:r>
          <w:rPr>
            <w:noProof/>
            <w:webHidden/>
          </w:rPr>
          <w:t>32</w:t>
        </w:r>
        <w:r>
          <w:rPr>
            <w:noProof/>
            <w:webHidden/>
          </w:rPr>
          <w:fldChar w:fldCharType="end"/>
        </w:r>
        <w:r w:rsidRPr="008F3ECC">
          <w:rPr>
            <w:rStyle w:val="ab"/>
            <w:noProof/>
          </w:rPr>
          <w:fldChar w:fldCharType="end"/>
        </w:r>
      </w:ins>
    </w:p>
    <w:p w14:paraId="0BBD801A" w14:textId="77777777" w:rsidR="001247B7" w:rsidRDefault="001247B7">
      <w:pPr>
        <w:pStyle w:val="TOC2"/>
        <w:tabs>
          <w:tab w:val="right" w:leader="dot" w:pos="9344"/>
        </w:tabs>
        <w:ind w:left="480" w:firstLine="480"/>
        <w:rPr>
          <w:ins w:id="210" w:author="Administrator" w:date="2026-04-30T14:23:00Z"/>
          <w:rFonts w:asciiTheme="minorHAnsi" w:eastAsiaTheme="minorEastAsia" w:hAnsiTheme="minorHAnsi" w:cstheme="minorBidi" w:hint="eastAsia"/>
          <w:noProof/>
          <w:sz w:val="21"/>
          <w:szCs w:val="22"/>
        </w:rPr>
      </w:pPr>
      <w:ins w:id="211"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5.2 </w:t>
        </w:r>
        <w:r w:rsidRPr="008F3ECC">
          <w:rPr>
            <w:rStyle w:val="ab"/>
            <w:rFonts w:hint="eastAsia"/>
            <w:noProof/>
          </w:rPr>
          <w:t>异构文档处理与特征提取实现</w:t>
        </w:r>
        <w:r>
          <w:rPr>
            <w:noProof/>
            <w:webHidden/>
          </w:rPr>
          <w:tab/>
        </w:r>
        <w:r>
          <w:rPr>
            <w:noProof/>
            <w:webHidden/>
          </w:rPr>
          <w:fldChar w:fldCharType="begin"/>
        </w:r>
        <w:r>
          <w:rPr>
            <w:noProof/>
            <w:webHidden/>
          </w:rPr>
          <w:instrText xml:space="preserve"> PAGEREF _Toc228451497 \h </w:instrText>
        </w:r>
      </w:ins>
      <w:r>
        <w:rPr>
          <w:noProof/>
          <w:webHidden/>
        </w:rPr>
      </w:r>
      <w:r>
        <w:rPr>
          <w:noProof/>
          <w:webHidden/>
        </w:rPr>
        <w:fldChar w:fldCharType="separate"/>
      </w:r>
      <w:ins w:id="212" w:author="Administrator" w:date="2026-04-30T14:23:00Z">
        <w:r>
          <w:rPr>
            <w:noProof/>
            <w:webHidden/>
          </w:rPr>
          <w:t>33</w:t>
        </w:r>
        <w:r>
          <w:rPr>
            <w:noProof/>
            <w:webHidden/>
          </w:rPr>
          <w:fldChar w:fldCharType="end"/>
        </w:r>
        <w:r w:rsidRPr="008F3ECC">
          <w:rPr>
            <w:rStyle w:val="ab"/>
            <w:noProof/>
          </w:rPr>
          <w:fldChar w:fldCharType="end"/>
        </w:r>
      </w:ins>
    </w:p>
    <w:p w14:paraId="7FE8201C" w14:textId="77777777" w:rsidR="001247B7" w:rsidRDefault="001247B7">
      <w:pPr>
        <w:pStyle w:val="TOC2"/>
        <w:tabs>
          <w:tab w:val="right" w:leader="dot" w:pos="9344"/>
        </w:tabs>
        <w:ind w:left="480" w:firstLine="480"/>
        <w:rPr>
          <w:ins w:id="213" w:author="Administrator" w:date="2026-04-30T14:23:00Z"/>
          <w:rFonts w:asciiTheme="minorHAnsi" w:eastAsiaTheme="minorEastAsia" w:hAnsiTheme="minorHAnsi" w:cstheme="minorBidi" w:hint="eastAsia"/>
          <w:noProof/>
          <w:sz w:val="21"/>
          <w:szCs w:val="22"/>
        </w:rPr>
      </w:pPr>
      <w:ins w:id="214"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5.3 </w:t>
        </w:r>
        <w:r w:rsidRPr="008F3ECC">
          <w:rPr>
            <w:rStyle w:val="ab"/>
            <w:rFonts w:hint="eastAsia"/>
            <w:noProof/>
          </w:rPr>
          <w:t>双路混合检索与内存级索引优化</w:t>
        </w:r>
        <w:r>
          <w:rPr>
            <w:noProof/>
            <w:webHidden/>
          </w:rPr>
          <w:tab/>
        </w:r>
        <w:r>
          <w:rPr>
            <w:noProof/>
            <w:webHidden/>
          </w:rPr>
          <w:fldChar w:fldCharType="begin"/>
        </w:r>
        <w:r>
          <w:rPr>
            <w:noProof/>
            <w:webHidden/>
          </w:rPr>
          <w:instrText xml:space="preserve"> PAGEREF _Toc228451498 \h </w:instrText>
        </w:r>
      </w:ins>
      <w:r>
        <w:rPr>
          <w:noProof/>
          <w:webHidden/>
        </w:rPr>
      </w:r>
      <w:r>
        <w:rPr>
          <w:noProof/>
          <w:webHidden/>
        </w:rPr>
        <w:fldChar w:fldCharType="separate"/>
      </w:r>
      <w:ins w:id="215" w:author="Administrator" w:date="2026-04-30T14:23:00Z">
        <w:r>
          <w:rPr>
            <w:noProof/>
            <w:webHidden/>
          </w:rPr>
          <w:t>35</w:t>
        </w:r>
        <w:r>
          <w:rPr>
            <w:noProof/>
            <w:webHidden/>
          </w:rPr>
          <w:fldChar w:fldCharType="end"/>
        </w:r>
        <w:r w:rsidRPr="008F3ECC">
          <w:rPr>
            <w:rStyle w:val="ab"/>
            <w:noProof/>
          </w:rPr>
          <w:fldChar w:fldCharType="end"/>
        </w:r>
      </w:ins>
    </w:p>
    <w:p w14:paraId="0724DAFF" w14:textId="77777777" w:rsidR="001247B7" w:rsidRDefault="001247B7">
      <w:pPr>
        <w:pStyle w:val="TOC2"/>
        <w:tabs>
          <w:tab w:val="right" w:leader="dot" w:pos="9344"/>
        </w:tabs>
        <w:ind w:left="480" w:firstLine="480"/>
        <w:rPr>
          <w:ins w:id="216" w:author="Administrator" w:date="2026-04-30T14:23:00Z"/>
          <w:rFonts w:asciiTheme="minorHAnsi" w:eastAsiaTheme="minorEastAsia" w:hAnsiTheme="minorHAnsi" w:cstheme="minorBidi" w:hint="eastAsia"/>
          <w:noProof/>
          <w:sz w:val="21"/>
          <w:szCs w:val="22"/>
        </w:rPr>
      </w:pPr>
      <w:ins w:id="217" w:author="Administrator" w:date="2026-04-30T14:23:00Z">
        <w:r w:rsidRPr="008F3ECC">
          <w:rPr>
            <w:rStyle w:val="ab"/>
            <w:noProof/>
          </w:rPr>
          <w:fldChar w:fldCharType="begin"/>
        </w:r>
        <w:r w:rsidRPr="008F3ECC">
          <w:rPr>
            <w:rStyle w:val="ab"/>
            <w:noProof/>
          </w:rPr>
          <w:instrText xml:space="preserve"> </w:instrText>
        </w:r>
        <w:r>
          <w:rPr>
            <w:noProof/>
          </w:rPr>
          <w:instrText>HYPERLINK \l "_Toc228451499"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5.4 LLM </w:t>
        </w:r>
        <w:r w:rsidRPr="008F3ECC">
          <w:rPr>
            <w:rStyle w:val="ab"/>
            <w:rFonts w:hint="eastAsia"/>
            <w:noProof/>
          </w:rPr>
          <w:t>调度与</w:t>
        </w:r>
        <w:r w:rsidRPr="008F3ECC">
          <w:rPr>
            <w:rStyle w:val="ab"/>
            <w:noProof/>
          </w:rPr>
          <w:t xml:space="preserve"> SSE </w:t>
        </w:r>
        <w:r w:rsidRPr="008F3ECC">
          <w:rPr>
            <w:rStyle w:val="ab"/>
            <w:rFonts w:hint="eastAsia"/>
            <w:noProof/>
          </w:rPr>
          <w:t>流式生成实现</w:t>
        </w:r>
        <w:r>
          <w:rPr>
            <w:noProof/>
            <w:webHidden/>
          </w:rPr>
          <w:tab/>
        </w:r>
        <w:r>
          <w:rPr>
            <w:noProof/>
            <w:webHidden/>
          </w:rPr>
          <w:fldChar w:fldCharType="begin"/>
        </w:r>
        <w:r>
          <w:rPr>
            <w:noProof/>
            <w:webHidden/>
          </w:rPr>
          <w:instrText xml:space="preserve"> PAGEREF _Toc228451499 \h </w:instrText>
        </w:r>
      </w:ins>
      <w:r>
        <w:rPr>
          <w:noProof/>
          <w:webHidden/>
        </w:rPr>
      </w:r>
      <w:r>
        <w:rPr>
          <w:noProof/>
          <w:webHidden/>
        </w:rPr>
        <w:fldChar w:fldCharType="separate"/>
      </w:r>
      <w:ins w:id="218" w:author="Administrator" w:date="2026-04-30T14:23:00Z">
        <w:r>
          <w:rPr>
            <w:noProof/>
            <w:webHidden/>
          </w:rPr>
          <w:t>37</w:t>
        </w:r>
        <w:r>
          <w:rPr>
            <w:noProof/>
            <w:webHidden/>
          </w:rPr>
          <w:fldChar w:fldCharType="end"/>
        </w:r>
        <w:r w:rsidRPr="008F3ECC">
          <w:rPr>
            <w:rStyle w:val="ab"/>
            <w:noProof/>
          </w:rPr>
          <w:fldChar w:fldCharType="end"/>
        </w:r>
      </w:ins>
    </w:p>
    <w:p w14:paraId="2BF20FD3" w14:textId="77777777" w:rsidR="001247B7" w:rsidRDefault="001247B7">
      <w:pPr>
        <w:pStyle w:val="TOC1"/>
        <w:tabs>
          <w:tab w:val="right" w:leader="dot" w:pos="9344"/>
        </w:tabs>
        <w:ind w:firstLine="480"/>
        <w:rPr>
          <w:ins w:id="219" w:author="Administrator" w:date="2026-04-30T14:23:00Z"/>
          <w:rFonts w:asciiTheme="minorHAnsi" w:eastAsiaTheme="minorEastAsia" w:hAnsiTheme="minorHAnsi" w:cstheme="minorBidi" w:hint="eastAsia"/>
          <w:noProof/>
          <w:sz w:val="21"/>
          <w:szCs w:val="22"/>
        </w:rPr>
      </w:pPr>
      <w:ins w:id="220" w:author="Administrator" w:date="2026-04-30T14:23:00Z">
        <w:r w:rsidRPr="008F3ECC">
          <w:rPr>
            <w:rStyle w:val="ab"/>
            <w:noProof/>
          </w:rPr>
          <w:lastRenderedPageBreak/>
          <w:fldChar w:fldCharType="begin"/>
        </w:r>
        <w:r w:rsidRPr="008F3ECC">
          <w:rPr>
            <w:rStyle w:val="ab"/>
            <w:noProof/>
          </w:rPr>
          <w:instrText xml:space="preserve"> </w:instrText>
        </w:r>
        <w:r>
          <w:rPr>
            <w:noProof/>
          </w:rPr>
          <w:instrText>HYPERLINK \l "_Toc228451500"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6</w:t>
        </w:r>
        <w:r w:rsidRPr="008F3ECC">
          <w:rPr>
            <w:rStyle w:val="ab"/>
            <w:rFonts w:hint="eastAsia"/>
            <w:noProof/>
          </w:rPr>
          <w:t>章</w:t>
        </w:r>
        <w:r w:rsidRPr="008F3ECC">
          <w:rPr>
            <w:rStyle w:val="ab"/>
            <w:noProof/>
          </w:rPr>
          <w:t xml:space="preserve"> </w:t>
        </w:r>
        <w:r w:rsidRPr="008F3ECC">
          <w:rPr>
            <w:rStyle w:val="ab"/>
            <w:rFonts w:hint="eastAsia"/>
            <w:noProof/>
          </w:rPr>
          <w:t>实验评估与定量分析</w:t>
        </w:r>
        <w:r>
          <w:rPr>
            <w:noProof/>
            <w:webHidden/>
          </w:rPr>
          <w:tab/>
        </w:r>
        <w:r>
          <w:rPr>
            <w:noProof/>
            <w:webHidden/>
          </w:rPr>
          <w:fldChar w:fldCharType="begin"/>
        </w:r>
        <w:r>
          <w:rPr>
            <w:noProof/>
            <w:webHidden/>
          </w:rPr>
          <w:instrText xml:space="preserve"> PAGEREF _Toc228451500 \h </w:instrText>
        </w:r>
      </w:ins>
      <w:r>
        <w:rPr>
          <w:noProof/>
          <w:webHidden/>
        </w:rPr>
      </w:r>
      <w:r>
        <w:rPr>
          <w:noProof/>
          <w:webHidden/>
        </w:rPr>
        <w:fldChar w:fldCharType="separate"/>
      </w:r>
      <w:ins w:id="221" w:author="Administrator" w:date="2026-04-30T14:23:00Z">
        <w:r>
          <w:rPr>
            <w:noProof/>
            <w:webHidden/>
          </w:rPr>
          <w:t>40</w:t>
        </w:r>
        <w:r>
          <w:rPr>
            <w:noProof/>
            <w:webHidden/>
          </w:rPr>
          <w:fldChar w:fldCharType="end"/>
        </w:r>
        <w:r w:rsidRPr="008F3ECC">
          <w:rPr>
            <w:rStyle w:val="ab"/>
            <w:noProof/>
          </w:rPr>
          <w:fldChar w:fldCharType="end"/>
        </w:r>
      </w:ins>
    </w:p>
    <w:p w14:paraId="0055EB6C" w14:textId="77777777" w:rsidR="001247B7" w:rsidRDefault="001247B7">
      <w:pPr>
        <w:pStyle w:val="TOC2"/>
        <w:tabs>
          <w:tab w:val="right" w:leader="dot" w:pos="9344"/>
        </w:tabs>
        <w:ind w:left="480" w:firstLine="480"/>
        <w:rPr>
          <w:ins w:id="222" w:author="Administrator" w:date="2026-04-30T14:23:00Z"/>
          <w:rFonts w:asciiTheme="minorHAnsi" w:eastAsiaTheme="minorEastAsia" w:hAnsiTheme="minorHAnsi" w:cstheme="minorBidi" w:hint="eastAsia"/>
          <w:noProof/>
          <w:sz w:val="21"/>
          <w:szCs w:val="22"/>
        </w:rPr>
      </w:pPr>
      <w:ins w:id="223"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6.1 Benchmark </w:t>
        </w:r>
        <w:r w:rsidRPr="008F3ECC">
          <w:rPr>
            <w:rStyle w:val="ab"/>
            <w:rFonts w:hint="eastAsia"/>
            <w:noProof/>
          </w:rPr>
          <w:t>测试集设计与检索效能评估</w:t>
        </w:r>
        <w:r>
          <w:rPr>
            <w:noProof/>
            <w:webHidden/>
          </w:rPr>
          <w:tab/>
        </w:r>
        <w:r>
          <w:rPr>
            <w:noProof/>
            <w:webHidden/>
          </w:rPr>
          <w:fldChar w:fldCharType="begin"/>
        </w:r>
        <w:r>
          <w:rPr>
            <w:noProof/>
            <w:webHidden/>
          </w:rPr>
          <w:instrText xml:space="preserve"> PAGEREF _Toc228451501 \h </w:instrText>
        </w:r>
      </w:ins>
      <w:r>
        <w:rPr>
          <w:noProof/>
          <w:webHidden/>
        </w:rPr>
      </w:r>
      <w:r>
        <w:rPr>
          <w:noProof/>
          <w:webHidden/>
        </w:rPr>
        <w:fldChar w:fldCharType="separate"/>
      </w:r>
      <w:ins w:id="224" w:author="Administrator" w:date="2026-04-30T14:23:00Z">
        <w:r>
          <w:rPr>
            <w:noProof/>
            <w:webHidden/>
          </w:rPr>
          <w:t>40</w:t>
        </w:r>
        <w:r>
          <w:rPr>
            <w:noProof/>
            <w:webHidden/>
          </w:rPr>
          <w:fldChar w:fldCharType="end"/>
        </w:r>
        <w:r w:rsidRPr="008F3ECC">
          <w:rPr>
            <w:rStyle w:val="ab"/>
            <w:noProof/>
          </w:rPr>
          <w:fldChar w:fldCharType="end"/>
        </w:r>
      </w:ins>
    </w:p>
    <w:p w14:paraId="7B353292" w14:textId="77777777" w:rsidR="001247B7" w:rsidRDefault="001247B7">
      <w:pPr>
        <w:pStyle w:val="TOC2"/>
        <w:tabs>
          <w:tab w:val="right" w:leader="dot" w:pos="9344"/>
        </w:tabs>
        <w:ind w:left="480" w:firstLine="480"/>
        <w:rPr>
          <w:ins w:id="225" w:author="Administrator" w:date="2026-04-30T14:23:00Z"/>
          <w:rFonts w:asciiTheme="minorHAnsi" w:eastAsiaTheme="minorEastAsia" w:hAnsiTheme="minorHAnsi" w:cstheme="minorBidi" w:hint="eastAsia"/>
          <w:noProof/>
          <w:sz w:val="21"/>
          <w:szCs w:val="22"/>
        </w:rPr>
      </w:pPr>
      <w:ins w:id="226"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6.2 </w:t>
        </w:r>
        <w:r w:rsidRPr="008F3ECC">
          <w:rPr>
            <w:rStyle w:val="ab"/>
            <w:rFonts w:hint="eastAsia"/>
            <w:noProof/>
          </w:rPr>
          <w:t>响应延迟毫秒级时序拆解分析</w:t>
        </w:r>
        <w:r>
          <w:rPr>
            <w:noProof/>
            <w:webHidden/>
          </w:rPr>
          <w:tab/>
        </w:r>
        <w:r>
          <w:rPr>
            <w:noProof/>
            <w:webHidden/>
          </w:rPr>
          <w:fldChar w:fldCharType="begin"/>
        </w:r>
        <w:r>
          <w:rPr>
            <w:noProof/>
            <w:webHidden/>
          </w:rPr>
          <w:instrText xml:space="preserve"> PAGEREF _Toc228451502 \h </w:instrText>
        </w:r>
      </w:ins>
      <w:r>
        <w:rPr>
          <w:noProof/>
          <w:webHidden/>
        </w:rPr>
      </w:r>
      <w:r>
        <w:rPr>
          <w:noProof/>
          <w:webHidden/>
        </w:rPr>
        <w:fldChar w:fldCharType="separate"/>
      </w:r>
      <w:ins w:id="227" w:author="Administrator" w:date="2026-04-30T14:23:00Z">
        <w:r>
          <w:rPr>
            <w:noProof/>
            <w:webHidden/>
          </w:rPr>
          <w:t>40</w:t>
        </w:r>
        <w:r>
          <w:rPr>
            <w:noProof/>
            <w:webHidden/>
          </w:rPr>
          <w:fldChar w:fldCharType="end"/>
        </w:r>
        <w:r w:rsidRPr="008F3ECC">
          <w:rPr>
            <w:rStyle w:val="ab"/>
            <w:noProof/>
          </w:rPr>
          <w:fldChar w:fldCharType="end"/>
        </w:r>
      </w:ins>
    </w:p>
    <w:p w14:paraId="42E20EEA" w14:textId="77777777" w:rsidR="001247B7" w:rsidRDefault="001247B7">
      <w:pPr>
        <w:pStyle w:val="TOC2"/>
        <w:tabs>
          <w:tab w:val="right" w:leader="dot" w:pos="9344"/>
        </w:tabs>
        <w:ind w:left="480" w:firstLine="480"/>
        <w:rPr>
          <w:ins w:id="228" w:author="Administrator" w:date="2026-04-30T14:23:00Z"/>
          <w:rFonts w:asciiTheme="minorHAnsi" w:eastAsiaTheme="minorEastAsia" w:hAnsiTheme="minorHAnsi" w:cstheme="minorBidi" w:hint="eastAsia"/>
          <w:noProof/>
          <w:sz w:val="21"/>
          <w:szCs w:val="22"/>
        </w:rPr>
      </w:pPr>
      <w:ins w:id="229"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6.3 </w:t>
        </w:r>
        <w:r w:rsidRPr="008F3ECC">
          <w:rPr>
            <w:rStyle w:val="ab"/>
            <w:rFonts w:hint="eastAsia"/>
            <w:noProof/>
          </w:rPr>
          <w:t>切片策略（</w:t>
        </w:r>
        <w:r w:rsidRPr="008F3ECC">
          <w:rPr>
            <w:rStyle w:val="ab"/>
            <w:noProof/>
          </w:rPr>
          <w:t>Chunking</w:t>
        </w:r>
        <w:r w:rsidRPr="008F3ECC">
          <w:rPr>
            <w:rStyle w:val="ab"/>
            <w:rFonts w:hint="eastAsia"/>
            <w:noProof/>
          </w:rPr>
          <w:t>）消融实验与参数论证</w:t>
        </w:r>
        <w:r>
          <w:rPr>
            <w:noProof/>
            <w:webHidden/>
          </w:rPr>
          <w:tab/>
        </w:r>
        <w:r>
          <w:rPr>
            <w:noProof/>
            <w:webHidden/>
          </w:rPr>
          <w:fldChar w:fldCharType="begin"/>
        </w:r>
        <w:r>
          <w:rPr>
            <w:noProof/>
            <w:webHidden/>
          </w:rPr>
          <w:instrText xml:space="preserve"> PAGEREF _Toc228451503 \h </w:instrText>
        </w:r>
      </w:ins>
      <w:r>
        <w:rPr>
          <w:noProof/>
          <w:webHidden/>
        </w:rPr>
      </w:r>
      <w:r>
        <w:rPr>
          <w:noProof/>
          <w:webHidden/>
        </w:rPr>
        <w:fldChar w:fldCharType="separate"/>
      </w:r>
      <w:ins w:id="230" w:author="Administrator" w:date="2026-04-30T14:23:00Z">
        <w:r>
          <w:rPr>
            <w:noProof/>
            <w:webHidden/>
          </w:rPr>
          <w:t>41</w:t>
        </w:r>
        <w:r>
          <w:rPr>
            <w:noProof/>
            <w:webHidden/>
          </w:rPr>
          <w:fldChar w:fldCharType="end"/>
        </w:r>
        <w:r w:rsidRPr="008F3ECC">
          <w:rPr>
            <w:rStyle w:val="ab"/>
            <w:noProof/>
          </w:rPr>
          <w:fldChar w:fldCharType="end"/>
        </w:r>
      </w:ins>
    </w:p>
    <w:p w14:paraId="7563033E" w14:textId="77777777" w:rsidR="001247B7" w:rsidRDefault="001247B7">
      <w:pPr>
        <w:pStyle w:val="TOC2"/>
        <w:tabs>
          <w:tab w:val="right" w:leader="dot" w:pos="9344"/>
        </w:tabs>
        <w:ind w:left="480" w:firstLine="480"/>
        <w:rPr>
          <w:ins w:id="231" w:author="Administrator" w:date="2026-04-30T14:23:00Z"/>
          <w:rFonts w:asciiTheme="minorHAnsi" w:eastAsiaTheme="minorEastAsia" w:hAnsiTheme="minorHAnsi" w:cstheme="minorBidi" w:hint="eastAsia"/>
          <w:noProof/>
          <w:sz w:val="21"/>
          <w:szCs w:val="22"/>
        </w:rPr>
      </w:pPr>
      <w:ins w:id="232"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6.4 RAG </w:t>
        </w:r>
        <w:r w:rsidRPr="008F3ECC">
          <w:rPr>
            <w:rStyle w:val="ab"/>
            <w:rFonts w:hint="eastAsia"/>
            <w:noProof/>
          </w:rPr>
          <w:t>效能验证与幻觉拦截分析</w:t>
        </w:r>
        <w:r>
          <w:rPr>
            <w:noProof/>
            <w:webHidden/>
          </w:rPr>
          <w:tab/>
        </w:r>
        <w:r>
          <w:rPr>
            <w:noProof/>
            <w:webHidden/>
          </w:rPr>
          <w:fldChar w:fldCharType="begin"/>
        </w:r>
        <w:r>
          <w:rPr>
            <w:noProof/>
            <w:webHidden/>
          </w:rPr>
          <w:instrText xml:space="preserve"> PAGEREF _Toc228451504 \h </w:instrText>
        </w:r>
      </w:ins>
      <w:r>
        <w:rPr>
          <w:noProof/>
          <w:webHidden/>
        </w:rPr>
      </w:r>
      <w:r>
        <w:rPr>
          <w:noProof/>
          <w:webHidden/>
        </w:rPr>
        <w:fldChar w:fldCharType="separate"/>
      </w:r>
      <w:ins w:id="233" w:author="Administrator" w:date="2026-04-30T14:23:00Z">
        <w:r>
          <w:rPr>
            <w:noProof/>
            <w:webHidden/>
          </w:rPr>
          <w:t>42</w:t>
        </w:r>
        <w:r>
          <w:rPr>
            <w:noProof/>
            <w:webHidden/>
          </w:rPr>
          <w:fldChar w:fldCharType="end"/>
        </w:r>
        <w:r w:rsidRPr="008F3ECC">
          <w:rPr>
            <w:rStyle w:val="ab"/>
            <w:noProof/>
          </w:rPr>
          <w:fldChar w:fldCharType="end"/>
        </w:r>
      </w:ins>
    </w:p>
    <w:p w14:paraId="7280525D" w14:textId="77777777" w:rsidR="001247B7" w:rsidRDefault="001247B7">
      <w:pPr>
        <w:pStyle w:val="TOC3"/>
        <w:tabs>
          <w:tab w:val="right" w:leader="dot" w:pos="9344"/>
        </w:tabs>
        <w:ind w:left="960" w:firstLine="480"/>
        <w:rPr>
          <w:ins w:id="234" w:author="Administrator" w:date="2026-04-30T14:23:00Z"/>
          <w:rFonts w:asciiTheme="minorHAnsi" w:eastAsiaTheme="minorEastAsia" w:hAnsiTheme="minorHAnsi" w:cstheme="minorBidi" w:hint="eastAsia"/>
          <w:noProof/>
          <w:sz w:val="21"/>
          <w:szCs w:val="22"/>
        </w:rPr>
      </w:pPr>
      <w:ins w:id="235"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6.4.1 RAG </w:t>
        </w:r>
        <w:r w:rsidRPr="008F3ECC">
          <w:rPr>
            <w:rStyle w:val="ab"/>
            <w:rFonts w:hint="eastAsia"/>
            <w:noProof/>
          </w:rPr>
          <w:t>效能验证实验设计</w:t>
        </w:r>
        <w:r>
          <w:rPr>
            <w:noProof/>
            <w:webHidden/>
          </w:rPr>
          <w:tab/>
        </w:r>
        <w:r>
          <w:rPr>
            <w:noProof/>
            <w:webHidden/>
          </w:rPr>
          <w:fldChar w:fldCharType="begin"/>
        </w:r>
        <w:r>
          <w:rPr>
            <w:noProof/>
            <w:webHidden/>
          </w:rPr>
          <w:instrText xml:space="preserve"> PAGEREF _Toc228451505 \h </w:instrText>
        </w:r>
      </w:ins>
      <w:r>
        <w:rPr>
          <w:noProof/>
          <w:webHidden/>
        </w:rPr>
      </w:r>
      <w:r>
        <w:rPr>
          <w:noProof/>
          <w:webHidden/>
        </w:rPr>
        <w:fldChar w:fldCharType="separate"/>
      </w:r>
      <w:ins w:id="236" w:author="Administrator" w:date="2026-04-30T14:23:00Z">
        <w:r>
          <w:rPr>
            <w:noProof/>
            <w:webHidden/>
          </w:rPr>
          <w:t>42</w:t>
        </w:r>
        <w:r>
          <w:rPr>
            <w:noProof/>
            <w:webHidden/>
          </w:rPr>
          <w:fldChar w:fldCharType="end"/>
        </w:r>
        <w:r w:rsidRPr="008F3ECC">
          <w:rPr>
            <w:rStyle w:val="ab"/>
            <w:noProof/>
          </w:rPr>
          <w:fldChar w:fldCharType="end"/>
        </w:r>
      </w:ins>
    </w:p>
    <w:p w14:paraId="3FE4A8E7" w14:textId="77777777" w:rsidR="001247B7" w:rsidRDefault="001247B7">
      <w:pPr>
        <w:pStyle w:val="TOC3"/>
        <w:tabs>
          <w:tab w:val="right" w:leader="dot" w:pos="9344"/>
        </w:tabs>
        <w:ind w:left="960" w:firstLine="480"/>
        <w:rPr>
          <w:ins w:id="237" w:author="Administrator" w:date="2026-04-30T14:23:00Z"/>
          <w:rFonts w:asciiTheme="minorHAnsi" w:eastAsiaTheme="minorEastAsia" w:hAnsiTheme="minorHAnsi" w:cstheme="minorBidi" w:hint="eastAsia"/>
          <w:noProof/>
          <w:sz w:val="21"/>
          <w:szCs w:val="22"/>
        </w:rPr>
      </w:pPr>
      <w:ins w:id="238"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6.4.2 RAG </w:t>
        </w:r>
        <w:r w:rsidRPr="008F3ECC">
          <w:rPr>
            <w:rStyle w:val="ab"/>
            <w:rFonts w:hint="eastAsia"/>
            <w:noProof/>
          </w:rPr>
          <w:t>对幻觉的拦截效能</w:t>
        </w:r>
        <w:r>
          <w:rPr>
            <w:noProof/>
            <w:webHidden/>
          </w:rPr>
          <w:tab/>
        </w:r>
        <w:r>
          <w:rPr>
            <w:noProof/>
            <w:webHidden/>
          </w:rPr>
          <w:fldChar w:fldCharType="begin"/>
        </w:r>
        <w:r>
          <w:rPr>
            <w:noProof/>
            <w:webHidden/>
          </w:rPr>
          <w:instrText xml:space="preserve"> PAGEREF _Toc228451506 \h </w:instrText>
        </w:r>
      </w:ins>
      <w:r>
        <w:rPr>
          <w:noProof/>
          <w:webHidden/>
        </w:rPr>
      </w:r>
      <w:r>
        <w:rPr>
          <w:noProof/>
          <w:webHidden/>
        </w:rPr>
        <w:fldChar w:fldCharType="separate"/>
      </w:r>
      <w:ins w:id="239" w:author="Administrator" w:date="2026-04-30T14:23:00Z">
        <w:r>
          <w:rPr>
            <w:noProof/>
            <w:webHidden/>
          </w:rPr>
          <w:t>43</w:t>
        </w:r>
        <w:r>
          <w:rPr>
            <w:noProof/>
            <w:webHidden/>
          </w:rPr>
          <w:fldChar w:fldCharType="end"/>
        </w:r>
        <w:r w:rsidRPr="008F3ECC">
          <w:rPr>
            <w:rStyle w:val="ab"/>
            <w:noProof/>
          </w:rPr>
          <w:fldChar w:fldCharType="end"/>
        </w:r>
      </w:ins>
    </w:p>
    <w:p w14:paraId="42308E25" w14:textId="77777777" w:rsidR="001247B7" w:rsidRDefault="001247B7">
      <w:pPr>
        <w:pStyle w:val="TOC1"/>
        <w:tabs>
          <w:tab w:val="right" w:leader="dot" w:pos="9344"/>
        </w:tabs>
        <w:ind w:firstLine="480"/>
        <w:rPr>
          <w:ins w:id="240" w:author="Administrator" w:date="2026-04-30T14:23:00Z"/>
          <w:rFonts w:asciiTheme="minorHAnsi" w:eastAsiaTheme="minorEastAsia" w:hAnsiTheme="minorHAnsi" w:cstheme="minorBidi" w:hint="eastAsia"/>
          <w:noProof/>
          <w:sz w:val="21"/>
          <w:szCs w:val="22"/>
        </w:rPr>
      </w:pPr>
      <w:ins w:id="241"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"_Toc228451507"</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7</w:t>
        </w:r>
        <w:r w:rsidRPr="008F3ECC">
          <w:rPr>
            <w:rStyle w:val="ab"/>
            <w:rFonts w:hint="eastAsia"/>
            <w:noProof/>
          </w:rPr>
          <w:t>章</w:t>
        </w:r>
        <w:r w:rsidRPr="008F3ECC">
          <w:rPr>
            <w:rStyle w:val="ab"/>
            <w:noProof/>
          </w:rPr>
          <w:t xml:space="preserve"> </w:t>
        </w:r>
        <w:r w:rsidRPr="008F3ECC">
          <w:rPr>
            <w:rStyle w:val="ab"/>
            <w:rFonts w:hint="eastAsia"/>
            <w:noProof/>
          </w:rPr>
          <w:t>系统可视化与运行审计实现</w:t>
        </w:r>
        <w:r>
          <w:rPr>
            <w:noProof/>
            <w:webHidden/>
          </w:rPr>
          <w:tab/>
        </w:r>
        <w:r>
          <w:rPr>
            <w:noProof/>
            <w:webHidden/>
          </w:rPr>
          <w:fldChar w:fldCharType="begin"/>
        </w:r>
        <w:r>
          <w:rPr>
            <w:noProof/>
            <w:webHidden/>
          </w:rPr>
          <w:instrText xml:space="preserve"> PAGEREF _Toc228451507 \h </w:instrText>
        </w:r>
      </w:ins>
      <w:r>
        <w:rPr>
          <w:noProof/>
          <w:webHidden/>
        </w:rPr>
      </w:r>
      <w:r>
        <w:rPr>
          <w:noProof/>
          <w:webHidden/>
        </w:rPr>
        <w:fldChar w:fldCharType="separate"/>
      </w:r>
      <w:ins w:id="242" w:author="Administrator" w:date="2026-04-30T14:23:00Z">
        <w:r>
          <w:rPr>
            <w:noProof/>
            <w:webHidden/>
          </w:rPr>
          <w:t>45</w:t>
        </w:r>
        <w:r>
          <w:rPr>
            <w:noProof/>
            <w:webHidden/>
          </w:rPr>
          <w:fldChar w:fldCharType="end"/>
        </w:r>
        <w:r w:rsidRPr="008F3ECC">
          <w:rPr>
            <w:rStyle w:val="ab"/>
            <w:noProof/>
          </w:rPr>
          <w:fldChar w:fldCharType="end"/>
        </w:r>
      </w:ins>
    </w:p>
    <w:p w14:paraId="5BC9EE51" w14:textId="77777777" w:rsidR="001247B7" w:rsidRDefault="001247B7">
      <w:pPr>
        <w:pStyle w:val="TOC2"/>
        <w:tabs>
          <w:tab w:val="right" w:leader="dot" w:pos="9344"/>
        </w:tabs>
        <w:ind w:left="480" w:firstLine="480"/>
        <w:rPr>
          <w:ins w:id="243" w:author="Administrator" w:date="2026-04-30T14:23:00Z"/>
          <w:rFonts w:asciiTheme="minorHAnsi" w:eastAsiaTheme="minorEastAsia" w:hAnsiTheme="minorHAnsi" w:cstheme="minorBidi" w:hint="eastAsia"/>
          <w:noProof/>
          <w:sz w:val="21"/>
          <w:szCs w:val="22"/>
        </w:rPr>
      </w:pPr>
      <w:ins w:id="244"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"_Toc228451508"</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7.1 </w:t>
        </w:r>
        <w:r w:rsidRPr="008F3ECC">
          <w:rPr>
            <w:rStyle w:val="ab"/>
            <w:rFonts w:hint="eastAsia"/>
            <w:noProof/>
          </w:rPr>
          <w:t>管理监控中枢的数据聚合逻辑</w:t>
        </w:r>
        <w:r>
          <w:rPr>
            <w:noProof/>
            <w:webHidden/>
          </w:rPr>
          <w:tab/>
        </w:r>
        <w:r>
          <w:rPr>
            <w:noProof/>
            <w:webHidden/>
          </w:rPr>
          <w:fldChar w:fldCharType="begin"/>
        </w:r>
        <w:r>
          <w:rPr>
            <w:noProof/>
            <w:webHidden/>
          </w:rPr>
          <w:instrText xml:space="preserve"> PAGEREF _Toc228451508 \h </w:instrText>
        </w:r>
      </w:ins>
      <w:r>
        <w:rPr>
          <w:noProof/>
          <w:webHidden/>
        </w:rPr>
      </w:r>
      <w:r>
        <w:rPr>
          <w:noProof/>
          <w:webHidden/>
        </w:rPr>
        <w:fldChar w:fldCharType="separate"/>
      </w:r>
      <w:ins w:id="245" w:author="Administrator" w:date="2026-04-30T14:23:00Z">
        <w:r>
          <w:rPr>
            <w:noProof/>
            <w:webHidden/>
          </w:rPr>
          <w:t>45</w:t>
        </w:r>
        <w:r>
          <w:rPr>
            <w:noProof/>
            <w:webHidden/>
          </w:rPr>
          <w:fldChar w:fldCharType="end"/>
        </w:r>
        <w:r w:rsidRPr="008F3ECC">
          <w:rPr>
            <w:rStyle w:val="ab"/>
            <w:noProof/>
          </w:rPr>
          <w:fldChar w:fldCharType="end"/>
        </w:r>
      </w:ins>
    </w:p>
    <w:p w14:paraId="6CC88133" w14:textId="77777777" w:rsidR="001247B7" w:rsidRDefault="001247B7">
      <w:pPr>
        <w:pStyle w:val="TOC2"/>
        <w:tabs>
          <w:tab w:val="right" w:leader="dot" w:pos="9344"/>
        </w:tabs>
        <w:ind w:left="480" w:firstLine="480"/>
        <w:rPr>
          <w:ins w:id="246" w:author="Administrator" w:date="2026-04-30T14:23:00Z"/>
          <w:rFonts w:asciiTheme="minorHAnsi" w:eastAsiaTheme="minorEastAsia" w:hAnsiTheme="minorHAnsi" w:cstheme="minorBidi" w:hint="eastAsia"/>
          <w:noProof/>
          <w:sz w:val="21"/>
          <w:szCs w:val="22"/>
        </w:rPr>
      </w:pPr>
      <w:ins w:id="247" w:author="Administrator" w:date="2026-04-30T14:23:00Z">
        <w:r w:rsidRPr="008F3ECC">
          <w:rPr>
            <w:rStyle w:val="ab"/>
            <w:noProof/>
          </w:rPr>
          <w:fldChar w:fldCharType="begin"/>
        </w:r>
        <w:r w:rsidRPr="008F3ECC">
          <w:rPr>
            <w:rStyle w:val="ab"/>
            <w:noProof/>
          </w:rPr>
          <w:instrText xml:space="preserve"> </w:instrText>
        </w:r>
        <w:r>
          <w:rPr>
            <w:noProof/>
          </w:rPr>
          <w:instrText>HYPERLINK \l "_Toc228451509"</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7.2 </w:t>
        </w:r>
        <w:r w:rsidRPr="008F3ECC">
          <w:rPr>
            <w:rStyle w:val="ab"/>
            <w:rFonts w:hint="eastAsia"/>
            <w:noProof/>
          </w:rPr>
          <w:t>基于用户反馈的质量优化闭环</w:t>
        </w:r>
        <w:r>
          <w:rPr>
            <w:noProof/>
            <w:webHidden/>
          </w:rPr>
          <w:tab/>
        </w:r>
        <w:r>
          <w:rPr>
            <w:noProof/>
            <w:webHidden/>
          </w:rPr>
          <w:fldChar w:fldCharType="begin"/>
        </w:r>
        <w:r>
          <w:rPr>
            <w:noProof/>
            <w:webHidden/>
          </w:rPr>
          <w:instrText xml:space="preserve"> PAGEREF _Toc228451509 \h </w:instrText>
        </w:r>
      </w:ins>
      <w:r>
        <w:rPr>
          <w:noProof/>
          <w:webHidden/>
        </w:rPr>
      </w:r>
      <w:r>
        <w:rPr>
          <w:noProof/>
          <w:webHidden/>
        </w:rPr>
        <w:fldChar w:fldCharType="separate"/>
      </w:r>
      <w:ins w:id="248" w:author="Administrator" w:date="2026-04-30T14:23:00Z">
        <w:r>
          <w:rPr>
            <w:noProof/>
            <w:webHidden/>
          </w:rPr>
          <w:t>46</w:t>
        </w:r>
        <w:r>
          <w:rPr>
            <w:noProof/>
            <w:webHidden/>
          </w:rPr>
          <w:fldChar w:fldCharType="end"/>
        </w:r>
        <w:r w:rsidRPr="008F3ECC">
          <w:rPr>
            <w:rStyle w:val="ab"/>
            <w:noProof/>
          </w:rPr>
          <w:fldChar w:fldCharType="end"/>
        </w:r>
      </w:ins>
    </w:p>
    <w:p w14:paraId="63117152" w14:textId="77777777" w:rsidR="001247B7" w:rsidRDefault="001247B7">
      <w:pPr>
        <w:pStyle w:val="TOC2"/>
        <w:tabs>
          <w:tab w:val="right" w:leader="dot" w:pos="9344"/>
        </w:tabs>
        <w:ind w:left="480" w:firstLine="480"/>
        <w:rPr>
          <w:ins w:id="249" w:author="Administrator" w:date="2026-04-30T14:23:00Z"/>
          <w:rFonts w:asciiTheme="minorHAnsi" w:eastAsiaTheme="minorEastAsia" w:hAnsiTheme="minorHAnsi" w:cstheme="minorBidi" w:hint="eastAsia"/>
          <w:noProof/>
          <w:sz w:val="21"/>
          <w:szCs w:val="22"/>
        </w:rPr>
      </w:pPr>
      <w:ins w:id="250"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"_Toc228451510"</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7.3 </w:t>
        </w:r>
        <w:r w:rsidRPr="008F3ECC">
          <w:rPr>
            <w:rStyle w:val="ab"/>
            <w:rFonts w:hint="eastAsia"/>
            <w:noProof/>
          </w:rPr>
          <w:t>系统运行健康度与日志溯源</w:t>
        </w:r>
        <w:r>
          <w:rPr>
            <w:noProof/>
            <w:webHidden/>
          </w:rPr>
          <w:tab/>
        </w:r>
        <w:r>
          <w:rPr>
            <w:noProof/>
            <w:webHidden/>
          </w:rPr>
          <w:fldChar w:fldCharType="begin"/>
        </w:r>
        <w:r>
          <w:rPr>
            <w:noProof/>
            <w:webHidden/>
          </w:rPr>
          <w:instrText xml:space="preserve"> PAGEREF _Toc228451510 \h </w:instrText>
        </w:r>
      </w:ins>
      <w:r>
        <w:rPr>
          <w:noProof/>
          <w:webHidden/>
        </w:rPr>
      </w:r>
      <w:r>
        <w:rPr>
          <w:noProof/>
          <w:webHidden/>
        </w:rPr>
        <w:fldChar w:fldCharType="separate"/>
      </w:r>
      <w:ins w:id="251" w:author="Administrator" w:date="2026-04-30T14:23:00Z">
        <w:r>
          <w:rPr>
            <w:noProof/>
            <w:webHidden/>
          </w:rPr>
          <w:t>47</w:t>
        </w:r>
        <w:r>
          <w:rPr>
            <w:noProof/>
            <w:webHidden/>
          </w:rPr>
          <w:fldChar w:fldCharType="end"/>
        </w:r>
        <w:r w:rsidRPr="008F3ECC">
          <w:rPr>
            <w:rStyle w:val="ab"/>
            <w:noProof/>
          </w:rPr>
          <w:fldChar w:fldCharType="end"/>
        </w:r>
      </w:ins>
    </w:p>
    <w:p w14:paraId="2F3530EE" w14:textId="77777777" w:rsidR="001247B7" w:rsidRDefault="001247B7">
      <w:pPr>
        <w:pStyle w:val="TOC1"/>
        <w:tabs>
          <w:tab w:val="right" w:leader="dot" w:pos="9344"/>
        </w:tabs>
        <w:ind w:firstLine="480"/>
        <w:rPr>
          <w:ins w:id="252" w:author="Administrator" w:date="2026-04-30T14:23:00Z"/>
          <w:rFonts w:asciiTheme="minorHAnsi" w:eastAsiaTheme="minorEastAsia" w:hAnsiTheme="minorHAnsi" w:cstheme="minorBidi" w:hint="eastAsia"/>
          <w:noProof/>
          <w:sz w:val="21"/>
          <w:szCs w:val="22"/>
        </w:rPr>
      </w:pPr>
      <w:ins w:id="253"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"_Toc228451511"</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第</w:t>
        </w:r>
        <w:r w:rsidRPr="008F3ECC">
          <w:rPr>
            <w:rStyle w:val="ab"/>
            <w:noProof/>
          </w:rPr>
          <w:t>8</w:t>
        </w:r>
        <w:r w:rsidRPr="008F3ECC">
          <w:rPr>
            <w:rStyle w:val="ab"/>
            <w:rFonts w:hint="eastAsia"/>
            <w:noProof/>
          </w:rPr>
          <w:t>章</w:t>
        </w:r>
        <w:r w:rsidRPr="008F3ECC">
          <w:rPr>
            <w:rStyle w:val="ab"/>
            <w:noProof/>
          </w:rPr>
          <w:t xml:space="preserve"> </w:t>
        </w:r>
        <w:r w:rsidRPr="008F3ECC">
          <w:rPr>
            <w:rStyle w:val="ab"/>
            <w:rFonts w:hint="eastAsia"/>
            <w:noProof/>
          </w:rPr>
          <w:t>结论与展望</w:t>
        </w:r>
        <w:r>
          <w:rPr>
            <w:noProof/>
            <w:webHidden/>
          </w:rPr>
          <w:tab/>
        </w:r>
        <w:r>
          <w:rPr>
            <w:noProof/>
            <w:webHidden/>
          </w:rPr>
          <w:fldChar w:fldCharType="begin"/>
        </w:r>
        <w:r>
          <w:rPr>
            <w:noProof/>
            <w:webHidden/>
          </w:rPr>
          <w:instrText xml:space="preserve"> PAGEREF _Toc228451511 \h </w:instrText>
        </w:r>
      </w:ins>
      <w:r>
        <w:rPr>
          <w:noProof/>
          <w:webHidden/>
        </w:rPr>
      </w:r>
      <w:r>
        <w:rPr>
          <w:noProof/>
          <w:webHidden/>
        </w:rPr>
        <w:fldChar w:fldCharType="separate"/>
      </w:r>
      <w:ins w:id="254" w:author="Administrator" w:date="2026-04-30T14:23:00Z">
        <w:r>
          <w:rPr>
            <w:noProof/>
            <w:webHidden/>
          </w:rPr>
          <w:t>49</w:t>
        </w:r>
        <w:r>
          <w:rPr>
            <w:noProof/>
            <w:webHidden/>
          </w:rPr>
          <w:fldChar w:fldCharType="end"/>
        </w:r>
        <w:r w:rsidRPr="008F3ECC">
          <w:rPr>
            <w:rStyle w:val="ab"/>
            <w:noProof/>
          </w:rPr>
          <w:fldChar w:fldCharType="end"/>
        </w:r>
      </w:ins>
    </w:p>
    <w:p w14:paraId="26A2E1A5" w14:textId="77777777" w:rsidR="001247B7" w:rsidRDefault="001247B7">
      <w:pPr>
        <w:pStyle w:val="TOC2"/>
        <w:tabs>
          <w:tab w:val="right" w:leader="dot" w:pos="9344"/>
        </w:tabs>
        <w:ind w:left="480" w:firstLine="480"/>
        <w:rPr>
          <w:ins w:id="255" w:author="Administrator" w:date="2026-04-30T14:23:00Z"/>
          <w:rFonts w:asciiTheme="minorHAnsi" w:eastAsiaTheme="minorEastAsia" w:hAnsiTheme="minorHAnsi" w:cstheme="minorBidi" w:hint="eastAsia"/>
          <w:noProof/>
          <w:sz w:val="21"/>
          <w:szCs w:val="22"/>
        </w:rPr>
      </w:pPr>
      <w:ins w:id="256"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"_Toc228451512"</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 xml:space="preserve">8.1 </w:t>
        </w:r>
        <w:r w:rsidRPr="008F3ECC">
          <w:rPr>
            <w:rStyle w:val="ab"/>
            <w:rFonts w:hint="eastAsia"/>
            <w:noProof/>
          </w:rPr>
          <w:t>研究总结</w:t>
        </w:r>
        <w:r>
          <w:rPr>
            <w:noProof/>
            <w:webHidden/>
          </w:rPr>
          <w:tab/>
        </w:r>
        <w:r>
          <w:rPr>
            <w:noProof/>
            <w:webHidden/>
          </w:rPr>
          <w:fldChar w:fldCharType="begin"/>
        </w:r>
        <w:r>
          <w:rPr>
            <w:noProof/>
            <w:webHidden/>
          </w:rPr>
          <w:instrText xml:space="preserve"> PAGEREF _Toc228451512 \h </w:instrText>
        </w:r>
      </w:ins>
      <w:r>
        <w:rPr>
          <w:noProof/>
          <w:webHidden/>
        </w:rPr>
      </w:r>
      <w:r>
        <w:rPr>
          <w:noProof/>
          <w:webHidden/>
        </w:rPr>
        <w:fldChar w:fldCharType="separate"/>
      </w:r>
      <w:ins w:id="257" w:author="Administrator" w:date="2026-04-30T14:23:00Z">
        <w:r>
          <w:rPr>
            <w:noProof/>
            <w:webHidden/>
          </w:rPr>
          <w:t>49</w:t>
        </w:r>
        <w:r>
          <w:rPr>
            <w:noProof/>
            <w:webHidden/>
          </w:rPr>
          <w:fldChar w:fldCharType="end"/>
        </w:r>
        <w:r w:rsidRPr="008F3ECC">
          <w:rPr>
            <w:rStyle w:val="ab"/>
            <w:noProof/>
          </w:rPr>
          <w:fldChar w:fldCharType="end"/>
        </w:r>
      </w:ins>
    </w:p>
    <w:p w14:paraId="51B73FD9" w14:textId="77777777" w:rsidR="001247B7" w:rsidRDefault="001247B7">
      <w:pPr>
        <w:pStyle w:val="TOC2"/>
        <w:tabs>
          <w:tab w:val="right" w:leader="dot" w:pos="9344"/>
        </w:tabs>
        <w:ind w:left="480" w:firstLine="480"/>
        <w:rPr>
          <w:ins w:id="258" w:author="Administrator" w:date="2026-04-30T14:23:00Z"/>
          <w:rFonts w:asciiTheme="minorHAnsi" w:eastAsiaTheme="minorEastAsia" w:hAnsiTheme="minorHAnsi" w:cstheme="minorBidi" w:hint="eastAsia"/>
          <w:noProof/>
          <w:sz w:val="21"/>
          <w:szCs w:val="22"/>
        </w:rPr>
      </w:pPr>
      <w:ins w:id="259"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"_Toc228451513"</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noProof/>
          </w:rPr>
          <w:t>8.2</w:t>
        </w:r>
        <w:r w:rsidRPr="008F3ECC">
          <w:rPr>
            <w:rStyle w:val="ab"/>
            <w:rFonts w:hint="eastAsia"/>
            <w:noProof/>
          </w:rPr>
          <w:t>研究局限与未来展望</w:t>
        </w:r>
        <w:r>
          <w:rPr>
            <w:noProof/>
            <w:webHidden/>
          </w:rPr>
          <w:tab/>
        </w:r>
        <w:r>
          <w:rPr>
            <w:noProof/>
            <w:webHidden/>
          </w:rPr>
          <w:fldChar w:fldCharType="begin"/>
        </w:r>
        <w:r>
          <w:rPr>
            <w:noProof/>
            <w:webHidden/>
          </w:rPr>
          <w:instrText xml:space="preserve"> PAGEREF _Toc228451513 \h </w:instrText>
        </w:r>
      </w:ins>
      <w:r>
        <w:rPr>
          <w:noProof/>
          <w:webHidden/>
        </w:rPr>
      </w:r>
      <w:r>
        <w:rPr>
          <w:noProof/>
          <w:webHidden/>
        </w:rPr>
        <w:fldChar w:fldCharType="separate"/>
      </w:r>
      <w:ins w:id="260" w:author="Administrator" w:date="2026-04-30T14:23:00Z">
        <w:r>
          <w:rPr>
            <w:noProof/>
            <w:webHidden/>
          </w:rPr>
          <w:t>49</w:t>
        </w:r>
        <w:r>
          <w:rPr>
            <w:noProof/>
            <w:webHidden/>
          </w:rPr>
          <w:fldChar w:fldCharType="end"/>
        </w:r>
        <w:r w:rsidRPr="008F3ECC">
          <w:rPr>
            <w:rStyle w:val="ab"/>
            <w:noProof/>
          </w:rPr>
          <w:fldChar w:fldCharType="end"/>
        </w:r>
      </w:ins>
    </w:p>
    <w:p w14:paraId="7E19378D" w14:textId="77777777" w:rsidR="001247B7" w:rsidRDefault="001247B7">
      <w:pPr>
        <w:pStyle w:val="TOC1"/>
        <w:tabs>
          <w:tab w:val="right" w:leader="dot" w:pos="9344"/>
        </w:tabs>
        <w:ind w:firstLine="480"/>
        <w:rPr>
          <w:ins w:id="261" w:author="Administrator" w:date="2026-04-30T14:23:00Z"/>
          <w:rFonts w:asciiTheme="minorHAnsi" w:eastAsiaTheme="minorEastAsia" w:hAnsiTheme="minorHAnsi" w:cstheme="minorBidi" w:hint="eastAsia"/>
          <w:noProof/>
          <w:sz w:val="21"/>
          <w:szCs w:val="22"/>
        </w:rPr>
      </w:pPr>
      <w:ins w:id="262"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"_Toc228451514"</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参考文献</w:t>
        </w:r>
        <w:r>
          <w:rPr>
            <w:noProof/>
            <w:webHidden/>
          </w:rPr>
          <w:tab/>
        </w:r>
        <w:r>
          <w:rPr>
            <w:noProof/>
            <w:webHidden/>
          </w:rPr>
          <w:fldChar w:fldCharType="begin"/>
        </w:r>
        <w:r>
          <w:rPr>
            <w:noProof/>
            <w:webHidden/>
          </w:rPr>
          <w:instrText xml:space="preserve"> PAGEREF _Toc228451514 \h </w:instrText>
        </w:r>
      </w:ins>
      <w:r>
        <w:rPr>
          <w:noProof/>
          <w:webHidden/>
        </w:rPr>
      </w:r>
      <w:r>
        <w:rPr>
          <w:noProof/>
          <w:webHidden/>
        </w:rPr>
        <w:fldChar w:fldCharType="separate"/>
      </w:r>
      <w:ins w:id="263" w:author="Administrator" w:date="2026-04-30T14:23:00Z">
        <w:r>
          <w:rPr>
            <w:noProof/>
            <w:webHidden/>
          </w:rPr>
          <w:t>51</w:t>
        </w:r>
        <w:r>
          <w:rPr>
            <w:noProof/>
            <w:webHidden/>
          </w:rPr>
          <w:fldChar w:fldCharType="end"/>
        </w:r>
        <w:r w:rsidRPr="008F3ECC">
          <w:rPr>
            <w:rStyle w:val="ab"/>
            <w:noProof/>
          </w:rPr>
          <w:fldChar w:fldCharType="end"/>
        </w:r>
      </w:ins>
    </w:p>
    <w:p w14:paraId="2875269E" w14:textId="77777777" w:rsidR="001247B7" w:rsidRDefault="001247B7">
      <w:pPr>
        <w:pStyle w:val="TOC1"/>
        <w:tabs>
          <w:tab w:val="right" w:leader="dot" w:pos="9344"/>
        </w:tabs>
        <w:ind w:firstLine="480"/>
        <w:rPr>
          <w:ins w:id="264" w:author="Administrator" w:date="2026-04-30T14:23:00Z"/>
          <w:rFonts w:asciiTheme="minorHAnsi" w:eastAsiaTheme="minorEastAsia" w:hAnsiTheme="minorHAnsi" w:cstheme="minorBidi" w:hint="eastAsia"/>
          <w:noProof/>
          <w:sz w:val="21"/>
          <w:szCs w:val="22"/>
        </w:rPr>
      </w:pPr>
      <w:ins w:id="265"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"_Toc228451515"</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指导教师简介</w:t>
        </w:r>
        <w:r>
          <w:rPr>
            <w:noProof/>
            <w:webHidden/>
          </w:rPr>
          <w:tab/>
        </w:r>
        <w:r>
          <w:rPr>
            <w:noProof/>
            <w:webHidden/>
          </w:rPr>
          <w:fldChar w:fldCharType="begin"/>
        </w:r>
        <w:r>
          <w:rPr>
            <w:noProof/>
            <w:webHidden/>
          </w:rPr>
          <w:instrText xml:space="preserve"> PAGEREF _Toc228451515 \h </w:instrText>
        </w:r>
      </w:ins>
      <w:r>
        <w:rPr>
          <w:noProof/>
          <w:webHidden/>
        </w:rPr>
      </w:r>
      <w:r>
        <w:rPr>
          <w:noProof/>
          <w:webHidden/>
        </w:rPr>
        <w:fldChar w:fldCharType="separate"/>
      </w:r>
      <w:ins w:id="266" w:author="Administrator" w:date="2026-04-30T14:23:00Z">
        <w:r>
          <w:rPr>
            <w:noProof/>
            <w:webHidden/>
          </w:rPr>
          <w:t>52</w:t>
        </w:r>
        <w:r>
          <w:rPr>
            <w:noProof/>
            <w:webHidden/>
          </w:rPr>
          <w:fldChar w:fldCharType="end"/>
        </w:r>
        <w:r w:rsidRPr="008F3ECC">
          <w:rPr>
            <w:rStyle w:val="ab"/>
            <w:noProof/>
          </w:rPr>
          <w:fldChar w:fldCharType="end"/>
        </w:r>
      </w:ins>
    </w:p>
    <w:p w14:paraId="315741C2" w14:textId="77777777" w:rsidR="001247B7" w:rsidRDefault="001247B7">
      <w:pPr>
        <w:pStyle w:val="TOC1"/>
        <w:tabs>
          <w:tab w:val="right" w:leader="dot" w:pos="9344"/>
        </w:tabs>
        <w:ind w:firstLine="480"/>
        <w:rPr>
          <w:ins w:id="267" w:author="Administrator" w:date="2026-04-30T14:23:00Z"/>
          <w:rFonts w:asciiTheme="minorHAnsi" w:eastAsiaTheme="minorEastAsia" w:hAnsiTheme="minorHAnsi" w:cstheme="minorBidi" w:hint="eastAsia"/>
          <w:noProof/>
          <w:sz w:val="21"/>
          <w:szCs w:val="22"/>
        </w:rPr>
      </w:pPr>
      <w:ins w:id="268" w:author="Administrator" w:date="2026-04-30T14:23:00Z">
        <w:r w:rsidRPr="008F3ECC">
          <w:rPr>
            <w:rStyle w:val="ab"/>
            <w:noProof/>
          </w:rPr>
          <w:fldChar w:fldCharType="begin"/>
        </w:r>
        <w:r w:rsidRPr="008F3ECC">
          <w:rPr>
            <w:rStyle w:val="ab"/>
            <w:noProof/>
          </w:rPr>
          <w:instrText xml:space="preserve"> </w:instrText>
        </w:r>
        <w:r>
          <w:rPr>
            <w:noProof/>
          </w:rPr>
          <w:instrText>HYPERLINK \l "_Toc228451516"</w:instrText>
        </w:r>
        <w:r w:rsidRPr="008F3ECC">
          <w:rPr>
            <w:rStyle w:val="ab"/>
            <w:noProof/>
          </w:rPr>
          <w:instrText xml:space="preserve"> </w:instrText>
        </w:r>
        <w:r w:rsidRPr="008F3ECC">
          <w:rPr>
            <w:rStyle w:val="ab"/>
            <w:noProof/>
          </w:rPr>
        </w:r>
        <w:r w:rsidRPr="008F3ECC">
          <w:rPr>
            <w:rStyle w:val="ab"/>
            <w:noProof/>
          </w:rPr>
          <w:fldChar w:fldCharType="separate"/>
        </w:r>
        <w:r w:rsidRPr="008F3ECC">
          <w:rPr>
            <w:rStyle w:val="ab"/>
            <w:rFonts w:hint="eastAsia"/>
            <w:noProof/>
          </w:rPr>
          <w:t>致</w:t>
        </w:r>
        <w:r w:rsidRPr="008F3ECC">
          <w:rPr>
            <w:rStyle w:val="ab"/>
            <w:noProof/>
          </w:rPr>
          <w:t xml:space="preserve"> </w:t>
        </w:r>
        <w:r w:rsidRPr="008F3ECC">
          <w:rPr>
            <w:rStyle w:val="ab"/>
            <w:rFonts w:hint="eastAsia"/>
            <w:noProof/>
          </w:rPr>
          <w:t>谢</w:t>
        </w:r>
        <w:r>
          <w:rPr>
            <w:noProof/>
            <w:webHidden/>
          </w:rPr>
          <w:tab/>
        </w:r>
        <w:r>
          <w:rPr>
            <w:noProof/>
            <w:webHidden/>
          </w:rPr>
          <w:fldChar w:fldCharType="begin"/>
        </w:r>
        <w:r>
          <w:rPr>
            <w:noProof/>
            <w:webHidden/>
          </w:rPr>
          <w:instrText xml:space="preserve"> PAGEREF _Toc228451516 \h </w:instrText>
        </w:r>
      </w:ins>
      <w:r>
        <w:rPr>
          <w:noProof/>
          <w:webHidden/>
        </w:rPr>
      </w:r>
      <w:r>
        <w:rPr>
          <w:noProof/>
          <w:webHidden/>
        </w:rPr>
        <w:fldChar w:fldCharType="separate"/>
      </w:r>
      <w:ins w:id="269" w:author="Administrator" w:date="2026-04-30T14:23:00Z">
        <w:r>
          <w:rPr>
            <w:noProof/>
            <w:webHidden/>
          </w:rPr>
          <w:t>53</w:t>
        </w:r>
        <w:r>
          <w:rPr>
            <w:noProof/>
            <w:webHidden/>
          </w:rPr>
          <w:fldChar w:fldCharType="end"/>
        </w:r>
        <w:r w:rsidRPr="008F3ECC">
          <w:rPr>
            <w:rStyle w:val="ab"/>
            <w:noProof/>
          </w:rPr>
          <w:fldChar w:fldCharType="end"/>
        </w:r>
      </w:ins>
    </w:p>
    <w:p w14:paraId="7B827874" w14:textId="77777777" w:rsidR="005C208D" w:rsidDel="00582D6B" w:rsidRDefault="00427A71">
      <w:pPr>
        <w:pStyle w:val="TOC1"/>
        <w:tabs>
          <w:tab w:val="right" w:leader="dot" w:pos="9344"/>
        </w:tabs>
        <w:ind w:firstLine="480"/>
        <w:rPr>
          <w:del w:id="270" w:author="Administrator" w:date="2026-04-30T13:34:00Z"/>
          <w:rFonts w:asciiTheme="minorHAnsi" w:eastAsiaTheme="minorEastAsia" w:hAnsiTheme="minorHAnsi" w:cstheme="minorBidi" w:hint="eastAsia"/>
          <w:noProof/>
          <w:sz w:val="21"/>
          <w:szCs w:val="22"/>
        </w:rPr>
      </w:pPr>
      <w:del w:id="271" w:author="Administrator" w:date="2026-04-30T13:34:00Z">
        <w:r w:rsidRPr="00427A71">
          <w:rPr>
            <w:rFonts w:hint="eastAsia"/>
            <w:rPrChange w:id="272" w:author="Administrator" w:date="2026-04-30T13:34:00Z">
              <w:rPr>
                <w:rStyle w:val="ab"/>
                <w:rFonts w:hint="eastAsia"/>
                <w:noProof/>
              </w:rPr>
            </w:rPrChange>
          </w:rPr>
          <w:delText>第</w:delText>
        </w:r>
        <w:r w:rsidRPr="00427A71">
          <w:rPr>
            <w:rPrChange w:id="273" w:author="Administrator" w:date="2026-04-30T13:34:00Z">
              <w:rPr>
                <w:rStyle w:val="ab"/>
                <w:noProof/>
              </w:rPr>
            </w:rPrChange>
          </w:rPr>
          <w:delText>1</w:delText>
        </w:r>
        <w:r w:rsidRPr="00427A71">
          <w:rPr>
            <w:rFonts w:hint="eastAsia"/>
            <w:rPrChange w:id="274" w:author="Administrator" w:date="2026-04-30T13:34:00Z">
              <w:rPr>
                <w:rStyle w:val="ab"/>
                <w:rFonts w:hint="eastAsia"/>
                <w:noProof/>
              </w:rPr>
            </w:rPrChange>
          </w:rPr>
          <w:delText>章</w:delText>
        </w:r>
        <w:r w:rsidRPr="00427A71">
          <w:rPr>
            <w:rPrChange w:id="275" w:author="Administrator" w:date="2026-04-30T13:34:00Z">
              <w:rPr>
                <w:rStyle w:val="ab"/>
                <w:noProof/>
              </w:rPr>
            </w:rPrChange>
          </w:rPr>
          <w:delText xml:space="preserve"> </w:delText>
        </w:r>
        <w:r w:rsidRPr="00427A71">
          <w:rPr>
            <w:rFonts w:hint="eastAsia"/>
            <w:rPrChange w:id="276" w:author="Administrator" w:date="2026-04-30T13:34:00Z">
              <w:rPr>
                <w:rStyle w:val="ab"/>
                <w:rFonts w:hint="eastAsia"/>
                <w:noProof/>
              </w:rPr>
            </w:rPrChange>
          </w:rPr>
          <w:delText>绪论</w:delText>
        </w:r>
        <w:r w:rsidR="00BD1B67" w:rsidDel="00582D6B">
          <w:rPr>
            <w:noProof/>
            <w:webHidden/>
          </w:rPr>
          <w:tab/>
          <w:delText>4</w:delText>
        </w:r>
      </w:del>
    </w:p>
    <w:p w14:paraId="5753F732" w14:textId="77777777" w:rsidR="005C208D" w:rsidDel="00582D6B" w:rsidRDefault="00427A71">
      <w:pPr>
        <w:pStyle w:val="TOC2"/>
        <w:tabs>
          <w:tab w:val="right" w:leader="dot" w:pos="9344"/>
        </w:tabs>
        <w:ind w:left="480" w:firstLine="480"/>
        <w:rPr>
          <w:del w:id="277" w:author="Administrator" w:date="2026-04-30T13:34:00Z"/>
          <w:rFonts w:asciiTheme="minorHAnsi" w:eastAsiaTheme="minorEastAsia" w:hAnsiTheme="minorHAnsi" w:cstheme="minorBidi" w:hint="eastAsia"/>
          <w:noProof/>
          <w:sz w:val="21"/>
          <w:szCs w:val="22"/>
        </w:rPr>
      </w:pPr>
      <w:del w:id="278" w:author="Administrator" w:date="2026-04-30T13:34:00Z">
        <w:r w:rsidRPr="00427A71">
          <w:rPr>
            <w:rPrChange w:id="279" w:author="Administrator" w:date="2026-04-30T13:34:00Z">
              <w:rPr>
                <w:rStyle w:val="ab"/>
                <w:noProof/>
              </w:rPr>
            </w:rPrChange>
          </w:rPr>
          <w:delText xml:space="preserve">1.1 </w:delText>
        </w:r>
        <w:r w:rsidRPr="00427A71">
          <w:rPr>
            <w:rFonts w:hint="eastAsia"/>
            <w:rPrChange w:id="280" w:author="Administrator" w:date="2026-04-30T13:34:00Z">
              <w:rPr>
                <w:rStyle w:val="ab"/>
                <w:rFonts w:hint="eastAsia"/>
                <w:noProof/>
              </w:rPr>
            </w:rPrChange>
          </w:rPr>
          <w:delText>研究背景与意义</w:delText>
        </w:r>
        <w:r w:rsidR="00BD1B67" w:rsidDel="00582D6B">
          <w:rPr>
            <w:noProof/>
            <w:webHidden/>
          </w:rPr>
          <w:tab/>
          <w:delText>4</w:delText>
        </w:r>
      </w:del>
    </w:p>
    <w:p w14:paraId="4B3F1926" w14:textId="77777777" w:rsidR="005C208D" w:rsidDel="00582D6B" w:rsidRDefault="00427A71">
      <w:pPr>
        <w:pStyle w:val="TOC3"/>
        <w:tabs>
          <w:tab w:val="right" w:leader="dot" w:pos="9344"/>
        </w:tabs>
        <w:ind w:left="960" w:firstLine="480"/>
        <w:rPr>
          <w:del w:id="281" w:author="Administrator" w:date="2026-04-30T13:34:00Z"/>
          <w:rFonts w:asciiTheme="minorHAnsi" w:eastAsiaTheme="minorEastAsia" w:hAnsiTheme="minorHAnsi" w:cstheme="minorBidi" w:hint="eastAsia"/>
          <w:noProof/>
          <w:sz w:val="21"/>
          <w:szCs w:val="22"/>
        </w:rPr>
      </w:pPr>
      <w:del w:id="282" w:author="Administrator" w:date="2026-04-30T13:34:00Z">
        <w:r w:rsidRPr="00427A71">
          <w:rPr>
            <w:rPrChange w:id="283" w:author="Administrator" w:date="2026-04-30T13:34:00Z">
              <w:rPr>
                <w:rStyle w:val="ab"/>
                <w:noProof/>
              </w:rPr>
            </w:rPrChange>
          </w:rPr>
          <w:delText xml:space="preserve">1.1.1 </w:delText>
        </w:r>
        <w:r w:rsidRPr="00427A71">
          <w:rPr>
            <w:rFonts w:hint="eastAsia"/>
            <w:rPrChange w:id="284" w:author="Administrator" w:date="2026-04-30T13:34:00Z">
              <w:rPr>
                <w:rStyle w:val="ab"/>
                <w:rFonts w:hint="eastAsia"/>
                <w:noProof/>
              </w:rPr>
            </w:rPrChange>
          </w:rPr>
          <w:delText>研究背景</w:delText>
        </w:r>
        <w:r w:rsidR="00BD1B67" w:rsidDel="00582D6B">
          <w:rPr>
            <w:noProof/>
            <w:webHidden/>
          </w:rPr>
          <w:tab/>
          <w:delText>4</w:delText>
        </w:r>
      </w:del>
    </w:p>
    <w:p w14:paraId="4EB4946E" w14:textId="77777777" w:rsidR="005C208D" w:rsidDel="00582D6B" w:rsidRDefault="00427A71">
      <w:pPr>
        <w:pStyle w:val="TOC1"/>
        <w:tabs>
          <w:tab w:val="right" w:leader="dot" w:pos="9344"/>
        </w:tabs>
        <w:ind w:firstLine="480"/>
        <w:rPr>
          <w:del w:id="285" w:author="Administrator" w:date="2026-04-30T13:34:00Z"/>
          <w:rFonts w:asciiTheme="minorHAnsi" w:eastAsiaTheme="minorEastAsia" w:hAnsiTheme="minorHAnsi" w:cstheme="minorBidi" w:hint="eastAsia"/>
          <w:noProof/>
          <w:sz w:val="21"/>
          <w:szCs w:val="22"/>
        </w:rPr>
      </w:pPr>
      <w:del w:id="286" w:author="Administrator" w:date="2026-04-30T13:34:00Z">
        <w:r w:rsidRPr="00427A71">
          <w:rPr>
            <w:rFonts w:hint="eastAsia"/>
            <w:rPrChange w:id="287" w:author="Administrator" w:date="2026-04-30T13:34:00Z">
              <w:rPr>
                <w:rStyle w:val="ab"/>
                <w:rFonts w:hint="eastAsia"/>
                <w:noProof/>
              </w:rPr>
            </w:rPrChange>
          </w:rPr>
          <w:delText>参考文献</w:delText>
        </w:r>
        <w:r w:rsidR="00BD1B67" w:rsidDel="00582D6B">
          <w:rPr>
            <w:noProof/>
            <w:webHidden/>
          </w:rPr>
          <w:tab/>
          <w:delText>5</w:delText>
        </w:r>
      </w:del>
    </w:p>
    <w:p w14:paraId="00AF20B3" w14:textId="77777777" w:rsidR="005C208D" w:rsidDel="00582D6B" w:rsidRDefault="00427A71">
      <w:pPr>
        <w:pStyle w:val="TOC1"/>
        <w:tabs>
          <w:tab w:val="right" w:leader="dot" w:pos="9344"/>
        </w:tabs>
        <w:ind w:firstLine="480"/>
        <w:rPr>
          <w:del w:id="288" w:author="Administrator" w:date="2026-04-30T13:34:00Z"/>
          <w:rFonts w:asciiTheme="minorHAnsi" w:eastAsiaTheme="minorEastAsia" w:hAnsiTheme="minorHAnsi" w:cstheme="minorBidi" w:hint="eastAsia"/>
          <w:noProof/>
          <w:sz w:val="21"/>
          <w:szCs w:val="22"/>
        </w:rPr>
      </w:pPr>
      <w:del w:id="289" w:author="Administrator" w:date="2026-04-30T13:34:00Z">
        <w:r w:rsidRPr="00427A71">
          <w:rPr>
            <w:rFonts w:hint="eastAsia"/>
            <w:rPrChange w:id="290" w:author="Administrator" w:date="2026-04-30T13:34:00Z">
              <w:rPr>
                <w:rStyle w:val="ab"/>
                <w:rFonts w:hint="eastAsia"/>
                <w:noProof/>
              </w:rPr>
            </w:rPrChange>
          </w:rPr>
          <w:delText>指导教师简介</w:delText>
        </w:r>
        <w:r w:rsidR="00BD1B67" w:rsidDel="00582D6B">
          <w:rPr>
            <w:noProof/>
            <w:webHidden/>
          </w:rPr>
          <w:tab/>
          <w:delText>6</w:delText>
        </w:r>
      </w:del>
    </w:p>
    <w:p w14:paraId="5986133F" w14:textId="77777777" w:rsidR="005C208D" w:rsidDel="00582D6B" w:rsidRDefault="00427A71">
      <w:pPr>
        <w:pStyle w:val="TOC1"/>
        <w:tabs>
          <w:tab w:val="right" w:leader="dot" w:pos="9344"/>
        </w:tabs>
        <w:ind w:firstLine="480"/>
        <w:rPr>
          <w:del w:id="291" w:author="Administrator" w:date="2026-04-30T13:34:00Z"/>
          <w:rFonts w:asciiTheme="minorHAnsi" w:eastAsiaTheme="minorEastAsia" w:hAnsiTheme="minorHAnsi" w:cstheme="minorBidi" w:hint="eastAsia"/>
          <w:noProof/>
          <w:sz w:val="21"/>
          <w:szCs w:val="22"/>
        </w:rPr>
      </w:pPr>
      <w:del w:id="292" w:author="Administrator" w:date="2026-04-30T13:34:00Z">
        <w:r w:rsidRPr="00427A71">
          <w:rPr>
            <w:rFonts w:hint="eastAsia"/>
            <w:rPrChange w:id="293" w:author="Administrator" w:date="2026-04-30T13:34:00Z">
              <w:rPr>
                <w:rStyle w:val="ab"/>
                <w:rFonts w:hint="eastAsia"/>
                <w:noProof/>
              </w:rPr>
            </w:rPrChange>
          </w:rPr>
          <w:delText>致</w:delText>
        </w:r>
        <w:r w:rsidRPr="00427A71">
          <w:rPr>
            <w:rPrChange w:id="294" w:author="Administrator" w:date="2026-04-30T13:34:00Z">
              <w:rPr>
                <w:rStyle w:val="ab"/>
                <w:noProof/>
              </w:rPr>
            </w:rPrChange>
          </w:rPr>
          <w:delText xml:space="preserve"> </w:delText>
        </w:r>
        <w:r w:rsidRPr="00427A71">
          <w:rPr>
            <w:rFonts w:hint="eastAsia"/>
            <w:rPrChange w:id="295" w:author="Administrator" w:date="2026-04-30T13:34:00Z">
              <w:rPr>
                <w:rStyle w:val="ab"/>
                <w:rFonts w:hint="eastAsia"/>
                <w:noProof/>
              </w:rPr>
            </w:rPrChange>
          </w:rPr>
          <w:delText>谢</w:delText>
        </w:r>
        <w:r w:rsidR="00BD1B67" w:rsidDel="00582D6B">
          <w:rPr>
            <w:noProof/>
            <w:webHidden/>
          </w:rPr>
          <w:tab/>
          <w:delText>7</w:delText>
        </w:r>
      </w:del>
    </w:p>
    <w:p w14:paraId="079D35C7" w14:textId="77777777" w:rsidR="00376D15" w:rsidRDefault="00427A71">
      <w:pPr>
        <w:pStyle w:val="TOC1"/>
        <w:tabs>
          <w:tab w:val="right" w:leader="dot" w:pos="8787"/>
        </w:tabs>
        <w:ind w:firstLine="480"/>
      </w:pPr>
      <w:r>
        <w:fldChar w:fldCharType="end"/>
      </w:r>
    </w:p>
    <w:p w14:paraId="3524C2B9" w14:textId="77777777" w:rsidR="00376D15" w:rsidRDefault="00376D15">
      <w:pPr>
        <w:ind w:firstLine="480"/>
        <w:sectPr w:rsidR="00376D15">
          <w:headerReference w:type="even" r:id="rId23"/>
          <w:headerReference w:type="default" r:id="rId24"/>
          <w:headerReference w:type="first" r:id="rId25"/>
          <w:pgSz w:w="11906" w:h="16838"/>
          <w:pgMar w:top="1701" w:right="1134" w:bottom="1701" w:left="1418" w:header="851" w:footer="992" w:gutter="0"/>
          <w:pgNumType w:fmt="upperRoman"/>
          <w:cols w:space="720"/>
          <w:titlePg/>
          <w:docGrid w:linePitch="326"/>
        </w:sectPr>
      </w:pPr>
    </w:p>
    <w:p w14:paraId="5E4F0C38" w14:textId="77777777" w:rsidR="005C208D" w:rsidRDefault="0002760A">
      <w:pPr>
        <w:pStyle w:val="1"/>
      </w:pPr>
      <w:bookmarkStart w:id="296" w:name="_Toc228451446"/>
      <w:bookmarkStart w:id="297" w:name="_Toc227688002"/>
      <w:r w:rsidRPr="0002760A">
        <w:lastRenderedPageBreak/>
        <w:t>第</w:t>
      </w:r>
      <w:r w:rsidR="00BD1B67">
        <w:rPr>
          <w:rFonts w:hint="eastAsia"/>
        </w:rPr>
        <w:t>1</w:t>
      </w:r>
      <w:r w:rsidRPr="0002760A">
        <w:t>章</w:t>
      </w:r>
      <w:r w:rsidRPr="0002760A">
        <w:t xml:space="preserve"> </w:t>
      </w:r>
      <w:r w:rsidRPr="0002760A">
        <w:t>绪论</w:t>
      </w:r>
      <w:bookmarkEnd w:id="296"/>
    </w:p>
    <w:p w14:paraId="1994B875" w14:textId="77777777" w:rsidR="00536B9D" w:rsidRDefault="00536B9D">
      <w:pPr>
        <w:ind w:firstLine="480"/>
        <w:rPr>
          <w:del w:id="298" w:author="Administrator" w:date="2026-04-30T13:32:00Z"/>
        </w:rPr>
      </w:pPr>
    </w:p>
    <w:p w14:paraId="79751A7F" w14:textId="77777777" w:rsidR="00536B9D" w:rsidRDefault="0002760A">
      <w:pPr>
        <w:pStyle w:val="21"/>
        <w:rPr>
          <w:rFonts w:hint="eastAsia"/>
        </w:rPr>
        <w:pPrChange w:id="299" w:author="Administrator" w:date="2026-04-30T13:31:00Z">
          <w:pPr>
            <w:pStyle w:val="TOC4"/>
            <w:ind w:left="1440"/>
            <w:contextualSpacing/>
          </w:pPr>
        </w:pPrChange>
      </w:pPr>
      <w:bookmarkStart w:id="300" w:name="_Toc228451447"/>
      <w:r w:rsidRPr="00582D6B">
        <w:t xml:space="preserve">1.1 </w:t>
      </w:r>
      <w:r w:rsidR="00427A71" w:rsidRPr="00427A71">
        <w:rPr>
          <w:rFonts w:hint="eastAsia"/>
          <w:rPrChange w:id="301" w:author="Administrator" w:date="2026-04-30T13:29:00Z">
            <w:rPr>
              <w:rFonts w:hint="eastAsia"/>
              <w:color w:val="0563C1" w:themeColor="hyperlink"/>
              <w:u w:val="single"/>
            </w:rPr>
          </w:rPrChange>
        </w:rPr>
        <w:t>研究背景与意义</w:t>
      </w:r>
      <w:bookmarkEnd w:id="300"/>
    </w:p>
    <w:p w14:paraId="1C866A9B" w14:textId="77777777" w:rsidR="00536B9D" w:rsidRDefault="00427A71">
      <w:pPr>
        <w:pStyle w:val="31"/>
        <w:rPr>
          <w:rStyle w:val="32"/>
          <w:i/>
          <w:iCs/>
        </w:rPr>
        <w:pPrChange w:id="302" w:author="Administrator" w:date="2026-04-30T13:31:00Z">
          <w:pPr>
            <w:pStyle w:val="afa"/>
            <w:snapToGrid w:val="0"/>
            <w:spacing w:line="360" w:lineRule="auto"/>
            <w:contextualSpacing/>
          </w:pPr>
        </w:pPrChange>
      </w:pPr>
      <w:bookmarkStart w:id="303" w:name="_Toc228451448"/>
      <w:r w:rsidRPr="00427A71">
        <w:rPr>
          <w:rStyle w:val="32"/>
        </w:rPr>
        <w:t xml:space="preserve">1.1.1 </w:t>
      </w:r>
      <w:r w:rsidRPr="00235800">
        <w:rPr>
          <w:rStyle w:val="32"/>
          <w:rFonts w:hint="eastAsia"/>
        </w:rPr>
        <w:t>研究背景</w:t>
      </w:r>
      <w:bookmarkEnd w:id="303"/>
    </w:p>
    <w:p w14:paraId="6BB48882" w14:textId="7F91B7F5" w:rsidR="005C208D" w:rsidRDefault="00BD1B67">
      <w:pPr>
        <w:snapToGrid w:val="0"/>
        <w:ind w:firstLine="480"/>
        <w:contextualSpacing/>
      </w:pPr>
      <w:r w:rsidRPr="0035336D">
        <w:t>在企业数字化转型的深水区，海量的非结构化文档（如规章制度、技术手册、流程规范）已成为企业核心的资产</w:t>
      </w:r>
      <w:ins w:id="304" w:author="梦 毛" w:date="2026-05-01T00:47:00Z" w16du:dateUtc="2026-04-30T16:47:00Z">
        <w:r w:rsidR="00895EB0">
          <w:fldChar w:fldCharType="begin"/>
        </w:r>
        <w:r w:rsidR="00895EB0">
          <w:instrText xml:space="preserve"> ADDIN NE.Ref.{D54876FB-3366-4FD3-819F-73C703FE445A}</w:instrText>
        </w:r>
      </w:ins>
      <w:r w:rsidR="00895EB0">
        <w:fldChar w:fldCharType="separate"/>
      </w:r>
      <w:ins w:id="305" w:author="梦 毛" w:date="2026-05-01T01:37:00Z" w16du:dateUtc="2026-04-30T17:37:00Z">
        <w:r w:rsidR="00EA5BC4">
          <w:rPr>
            <w:color w:val="080000"/>
            <w:kern w:val="0"/>
          </w:rPr>
          <w:t>[1]</w:t>
        </w:r>
      </w:ins>
      <w:ins w:id="306" w:author="梦 毛" w:date="2026-05-01T00:47:00Z" w16du:dateUtc="2026-04-30T16:47:00Z">
        <w:r w:rsidR="00895EB0">
          <w:fldChar w:fldCharType="end"/>
        </w:r>
      </w:ins>
      <w:r w:rsidRPr="0035336D">
        <w:t>。然而，传统的企业知识库检索多依赖于倒排索引技术，虽能实现高效的关键词匹配，但在理解用户复杂的自然语言意图方面存在显著局限</w:t>
      </w:r>
      <w:ins w:id="307" w:author="梦 毛" w:date="2026-05-01T01:17:00Z" w16du:dateUtc="2026-04-30T17:17:00Z">
        <w:r w:rsidR="00276F87">
          <w:fldChar w:fldCharType="begin"/>
        </w:r>
        <w:r w:rsidR="00276F87">
          <w:instrText xml:space="preserve"> ADDIN NE.Ref.{411C7BAC-9C77-4B3C-ACD8-7B7C995B6FE9}</w:instrText>
        </w:r>
      </w:ins>
      <w:r w:rsidR="00276F87">
        <w:fldChar w:fldCharType="separate"/>
      </w:r>
      <w:ins w:id="308" w:author="梦 毛" w:date="2026-05-01T01:37:00Z" w16du:dateUtc="2026-04-30T17:37:00Z">
        <w:r w:rsidR="00EA5BC4">
          <w:rPr>
            <w:color w:val="080000"/>
            <w:kern w:val="0"/>
          </w:rPr>
          <w:t>[2]</w:t>
        </w:r>
      </w:ins>
      <w:ins w:id="309" w:author="梦 毛" w:date="2026-05-01T01:17:00Z" w16du:dateUtc="2026-04-30T17:17:00Z">
        <w:r w:rsidR="00276F87">
          <w:fldChar w:fldCharType="end"/>
        </w:r>
      </w:ins>
      <w:r w:rsidRPr="0035336D">
        <w:t>。与此同时，以</w:t>
      </w:r>
      <w:r w:rsidRPr="0035336D">
        <w:t xml:space="preserve"> GPT </w:t>
      </w:r>
      <w:r w:rsidRPr="0035336D">
        <w:t>和</w:t>
      </w:r>
      <w:r w:rsidRPr="0035336D">
        <w:t xml:space="preserve"> Qwen </w:t>
      </w:r>
      <w:r w:rsidRPr="0035336D">
        <w:t>为代表的大语言模型（</w:t>
      </w:r>
      <w:r w:rsidRPr="0035336D">
        <w:t>LLM</w:t>
      </w:r>
      <w:r w:rsidRPr="0035336D">
        <w:t>）虽具备极强的文本生成能力，但其在处理特定企业私有知识时，常受限于预训练语料的时效性，极易产生</w:t>
      </w:r>
      <w:r w:rsidRPr="0035336D">
        <w:t>“</w:t>
      </w:r>
      <w:r w:rsidRPr="0035336D">
        <w:t>幻觉</w:t>
      </w:r>
      <w:r w:rsidRPr="0035336D">
        <w:t>”</w:t>
      </w:r>
      <w:r w:rsidRPr="0035336D">
        <w:t>现象，生成看似合理实则错误的内容。</w:t>
      </w:r>
    </w:p>
    <w:p w14:paraId="07E5D905" w14:textId="77777777" w:rsidR="00536B9D" w:rsidRPr="00536B9D" w:rsidRDefault="00427A71">
      <w:pPr>
        <w:pStyle w:val="31"/>
        <w:rPr>
          <w:rStyle w:val="32"/>
          <w:rPrChange w:id="310" w:author="Administrator" w:date="2026-04-30T13:31:00Z">
            <w:rPr>
              <w:rFonts w:eastAsia="黑体"/>
              <w:b/>
              <w:bCs/>
            </w:rPr>
          </w:rPrChange>
        </w:rPr>
        <w:pPrChange w:id="311" w:author="Administrator" w:date="2026-04-30T13:31:00Z">
          <w:pPr>
            <w:adjustRightInd w:val="0"/>
            <w:snapToGrid w:val="0"/>
            <w:ind w:firstLine="482"/>
            <w:contextualSpacing/>
          </w:pPr>
        </w:pPrChange>
      </w:pPr>
      <w:bookmarkStart w:id="312" w:name="_Toc228451449"/>
      <w:r w:rsidRPr="00427A71">
        <w:rPr>
          <w:rStyle w:val="32"/>
          <w:rPrChange w:id="313" w:author="Administrator" w:date="2026-04-30T13:31:00Z">
            <w:rPr>
              <w:b/>
              <w:bCs/>
            </w:rPr>
          </w:rPrChange>
        </w:rPr>
        <w:t xml:space="preserve">1.1.2 </w:t>
      </w:r>
      <w:r w:rsidRPr="00427A71">
        <w:rPr>
          <w:rStyle w:val="32"/>
          <w:rFonts w:hint="eastAsia"/>
          <w:rPrChange w:id="314" w:author="Administrator" w:date="2026-04-30T13:31:00Z">
            <w:rPr>
              <w:rFonts w:hint="eastAsia"/>
              <w:b/>
              <w:bCs/>
            </w:rPr>
          </w:rPrChange>
        </w:rPr>
        <w:t>研究意义</w:t>
      </w:r>
      <w:bookmarkEnd w:id="312"/>
    </w:p>
    <w:p w14:paraId="17C3369D" w14:textId="44B0E266" w:rsidR="005C208D" w:rsidRDefault="00BD1B67">
      <w:pPr>
        <w:adjustRightInd w:val="0"/>
        <w:snapToGrid w:val="0"/>
        <w:ind w:firstLine="480"/>
        <w:contextualSpacing/>
      </w:pPr>
      <w:r w:rsidRPr="0035336D">
        <w:t>检索增强生成（</w:t>
      </w:r>
      <w:r w:rsidRPr="0035336D">
        <w:t>RAG</w:t>
      </w:r>
      <w:r w:rsidRPr="0035336D">
        <w:t>）架构的出现为上述问题提供了系统性的解决方案</w:t>
      </w:r>
      <w:ins w:id="315" w:author="梦 毛" w:date="2026-05-01T01:08:00Z" w16du:dateUtc="2026-04-30T17:08:00Z">
        <w:r w:rsidR="00276F87">
          <w:fldChar w:fldCharType="begin"/>
        </w:r>
        <w:r w:rsidR="00276F87">
          <w:instrText xml:space="preserve"> ADDIN NE.Ref.{F15F6741-186F-4AE5-9D3E-30953BAFE278}</w:instrText>
        </w:r>
      </w:ins>
      <w:r w:rsidR="00276F87">
        <w:fldChar w:fldCharType="separate"/>
      </w:r>
      <w:ins w:id="316" w:author="梦 毛" w:date="2026-05-01T01:37:00Z" w16du:dateUtc="2026-04-30T17:37:00Z">
        <w:r w:rsidR="00EA5BC4">
          <w:rPr>
            <w:color w:val="080000"/>
            <w:kern w:val="0"/>
          </w:rPr>
          <w:t>[3]</w:t>
        </w:r>
      </w:ins>
      <w:ins w:id="317" w:author="梦 毛" w:date="2026-05-01T01:08:00Z" w16du:dateUtc="2026-04-30T17:08:00Z">
        <w:r w:rsidR="00276F87">
          <w:fldChar w:fldCharType="end"/>
        </w:r>
      </w:ins>
      <w:r w:rsidRPr="0035336D">
        <w:t>。本研究实现的</w:t>
      </w:r>
      <w:r w:rsidRPr="0035336D">
        <w:t xml:space="preserve"> RAG </w:t>
      </w:r>
      <w:r w:rsidRPr="0035336D">
        <w:t>系统通过在模型生成回答前，先从外部可靠的私有知识库中检索背景资料，将模型的任务从</w:t>
      </w:r>
      <w:r w:rsidRPr="0035336D">
        <w:t>“</w:t>
      </w:r>
      <w:r w:rsidRPr="0035336D">
        <w:t>知识回忆</w:t>
      </w:r>
      <w:r w:rsidRPr="0035336D">
        <w:t>”</w:t>
      </w:r>
      <w:r w:rsidRPr="0035336D">
        <w:t>转化为</w:t>
      </w:r>
      <w:r w:rsidRPr="0035336D">
        <w:t>“</w:t>
      </w:r>
      <w:r w:rsidRPr="0035336D">
        <w:t>基于证据的总结</w:t>
      </w:r>
      <w:r w:rsidRPr="0035336D">
        <w:t>”</w:t>
      </w:r>
      <w:r w:rsidRPr="0035336D">
        <w:t>。这不仅解决了</w:t>
      </w:r>
      <w:r w:rsidRPr="0035336D">
        <w:t xml:space="preserve"> LLM </w:t>
      </w:r>
      <w:r w:rsidRPr="0035336D">
        <w:t>知识边界滞后的痛点，还通过提供可追溯的引用来源，大幅增强了问答系统在金融、生产安全等高准确性领域的可信度。</w:t>
      </w:r>
    </w:p>
    <w:p w14:paraId="3712D571" w14:textId="77777777" w:rsidR="00536B9D" w:rsidRDefault="0002760A">
      <w:pPr>
        <w:pStyle w:val="21"/>
        <w:pPrChange w:id="318" w:author="Administrator" w:date="2026-04-30T13:31:00Z">
          <w:pPr>
            <w:snapToGrid w:val="0"/>
            <w:ind w:firstLine="480"/>
            <w:contextualSpacing/>
          </w:pPr>
        </w:pPrChange>
      </w:pPr>
      <w:bookmarkStart w:id="319" w:name="_Toc228451450"/>
      <w:r w:rsidRPr="0002760A">
        <w:t xml:space="preserve">1.2 </w:t>
      </w:r>
      <w:r w:rsidRPr="0002760A">
        <w:t>国内外研究现状</w:t>
      </w:r>
      <w:bookmarkEnd w:id="319"/>
      <w:r w:rsidRPr="0002760A">
        <w:t xml:space="preserve"> </w:t>
      </w:r>
    </w:p>
    <w:p w14:paraId="68931090" w14:textId="2513055E" w:rsidR="005C208D" w:rsidRDefault="00BD1B67">
      <w:pPr>
        <w:adjustRightInd w:val="0"/>
        <w:snapToGrid w:val="0"/>
        <w:ind w:firstLine="480"/>
        <w:contextualSpacing/>
      </w:pPr>
      <w:r w:rsidRPr="0035336D">
        <w:t>当前，</w:t>
      </w:r>
      <w:r w:rsidRPr="0035336D">
        <w:t xml:space="preserve">RAG </w:t>
      </w:r>
      <w:r w:rsidRPr="0035336D">
        <w:t>技术在学术界与工业界均已得到广泛研究</w:t>
      </w:r>
      <w:ins w:id="320" w:author="梦 毛" w:date="2026-05-01T00:58:00Z" w16du:dateUtc="2026-04-30T16:58:00Z">
        <w:r w:rsidR="00DC133B">
          <w:fldChar w:fldCharType="begin"/>
        </w:r>
        <w:r w:rsidR="00DC133B">
          <w:instrText xml:space="preserve"> ADDIN NE.Ref.{B2D38AC4-5159-4177-916C-84E72E5C8526}</w:instrText>
        </w:r>
      </w:ins>
      <w:r w:rsidR="00DC133B">
        <w:fldChar w:fldCharType="separate"/>
      </w:r>
      <w:ins w:id="321" w:author="梦 毛" w:date="2026-05-01T01:37:00Z" w16du:dateUtc="2026-04-30T17:37:00Z">
        <w:r w:rsidR="00EA5BC4">
          <w:rPr>
            <w:color w:val="080000"/>
            <w:kern w:val="0"/>
          </w:rPr>
          <w:t>[3]</w:t>
        </w:r>
      </w:ins>
      <w:ins w:id="322" w:author="梦 毛" w:date="2026-05-01T00:58:00Z" w16du:dateUtc="2026-04-30T16:58:00Z">
        <w:r w:rsidR="00DC133B">
          <w:fldChar w:fldCharType="end"/>
        </w:r>
      </w:ins>
      <w:r w:rsidRPr="0035336D">
        <w:t>。虽然单一的向量检索（</w:t>
      </w:r>
      <w:r w:rsidRPr="0035336D">
        <w:t>Vector Retrieval</w:t>
      </w:r>
      <w:r w:rsidRPr="0035336D">
        <w:t>）在语义理解上表现优异，但在处理企业场景中特定的产品编号、工号或极短术语时，由于语义偏移常导致召回率不佳。此外，企业级工程实践仍面临两大挑战：一是全链路（检索、增强、推理）的延迟往往超过用户忍受限度；二是长期缺乏定量化的评估手段，导致开发者难以客观衡量系统表现。</w:t>
      </w:r>
    </w:p>
    <w:p w14:paraId="6CEF4D36" w14:textId="77777777" w:rsidR="00536B9D" w:rsidRDefault="0002760A">
      <w:pPr>
        <w:pStyle w:val="21"/>
        <w:pPrChange w:id="323" w:author="Administrator" w:date="2026-04-30T13:31:00Z">
          <w:pPr>
            <w:snapToGrid w:val="0"/>
            <w:ind w:firstLine="480"/>
            <w:contextualSpacing/>
          </w:pPr>
        </w:pPrChange>
      </w:pPr>
      <w:bookmarkStart w:id="324" w:name="_Toc228451451"/>
      <w:r w:rsidRPr="0002760A">
        <w:t xml:space="preserve">1.3 </w:t>
      </w:r>
      <w:r w:rsidRPr="0002760A">
        <w:t>研究内容与目标</w:t>
      </w:r>
      <w:bookmarkEnd w:id="324"/>
      <w:r w:rsidRPr="0002760A">
        <w:t xml:space="preserve"> </w:t>
      </w:r>
    </w:p>
    <w:p w14:paraId="3371F5D9" w14:textId="77777777" w:rsidR="00536B9D" w:rsidRDefault="00BD1B67">
      <w:pPr>
        <w:adjustRightInd w:val="0"/>
        <w:snapToGrid w:val="0"/>
        <w:ind w:firstLine="480"/>
        <w:rPr>
          <w:del w:id="325" w:author="Administrator" w:date="2026-04-30T13:29:00Z"/>
        </w:rPr>
        <w:pPrChange w:id="326" w:author="Administrator" w:date="2026-04-30T13:29:00Z">
          <w:pPr>
            <w:numPr>
              <w:numId w:val="1"/>
            </w:numPr>
            <w:adjustRightInd w:val="0"/>
            <w:snapToGrid w:val="0"/>
            <w:ind w:leftChars="193" w:left="888" w:firstLineChars="0" w:hanging="425"/>
            <w:jc w:val="left"/>
          </w:pPr>
        </w:pPrChange>
      </w:pPr>
      <w:r w:rsidRPr="0035336D">
        <w:t>本研究旨在构建一套高准确、低延迟、可审计的企业智能问答机制，核心研究内容包括：</w:t>
      </w:r>
    </w:p>
    <w:p w14:paraId="35F14898" w14:textId="77777777" w:rsidR="00582D6B" w:rsidRPr="0035336D" w:rsidRDefault="00582D6B" w:rsidP="00BD1B67">
      <w:pPr>
        <w:adjustRightInd w:val="0"/>
        <w:snapToGrid w:val="0"/>
        <w:ind w:firstLine="480"/>
        <w:rPr>
          <w:ins w:id="327" w:author="Administrator" w:date="2026-04-30T13:29:00Z"/>
        </w:rPr>
      </w:pPr>
    </w:p>
    <w:p w14:paraId="047AC2FE" w14:textId="77777777" w:rsidR="00536B9D" w:rsidRDefault="00582D6B">
      <w:pPr>
        <w:adjustRightInd w:val="0"/>
        <w:snapToGrid w:val="0"/>
        <w:ind w:firstLine="480"/>
        <w:pPrChange w:id="328" w:author="Administrator" w:date="2026-04-30T13:29:00Z">
          <w:pPr>
            <w:numPr>
              <w:numId w:val="1"/>
            </w:numPr>
            <w:adjustRightInd w:val="0"/>
            <w:snapToGrid w:val="0"/>
            <w:ind w:leftChars="193" w:left="888" w:firstLineChars="0" w:hanging="425"/>
            <w:jc w:val="left"/>
          </w:pPr>
        </w:pPrChange>
      </w:pPr>
      <w:ins w:id="329" w:author="Administrator" w:date="2026-04-30T13:29:00Z">
        <w:r>
          <w:rPr>
            <w:rFonts w:hint="eastAsia"/>
          </w:rPr>
          <w:t>（</w:t>
        </w:r>
        <w:r>
          <w:rPr>
            <w:rFonts w:hint="eastAsia"/>
          </w:rPr>
          <w:t>1</w:t>
        </w:r>
        <w:r>
          <w:rPr>
            <w:rFonts w:hint="eastAsia"/>
          </w:rPr>
          <w:t>）</w:t>
        </w:r>
      </w:ins>
      <w:r w:rsidR="00BD1B67" w:rsidRPr="0035336D">
        <w:t>双路混合检索算法优化：引入</w:t>
      </w:r>
      <w:r w:rsidR="00BD1B67" w:rsidRPr="0035336D">
        <w:t>“</w:t>
      </w:r>
      <w:r w:rsidR="00BD1B67" w:rsidRPr="0035336D">
        <w:t>语义向量检索</w:t>
      </w:r>
      <w:r w:rsidR="00BD1B67" w:rsidRPr="0035336D">
        <w:t>+BM25</w:t>
      </w:r>
      <w:r w:rsidR="00BD1B67" w:rsidRPr="0035336D">
        <w:t>关键词匹配</w:t>
      </w:r>
      <w:r w:rsidR="00BD1B67" w:rsidRPr="0035336D">
        <w:t>”</w:t>
      </w:r>
      <w:r w:rsidR="00BD1B67" w:rsidRPr="0035336D">
        <w:t>的混合模式，利用得分加权融合策略纠正单一检索的偏差。</w:t>
      </w:r>
    </w:p>
    <w:p w14:paraId="74974098" w14:textId="77777777" w:rsidR="00536B9D" w:rsidRDefault="00582D6B">
      <w:pPr>
        <w:adjustRightInd w:val="0"/>
        <w:snapToGrid w:val="0"/>
        <w:ind w:firstLine="480"/>
        <w:pPrChange w:id="330" w:author="Administrator" w:date="2026-04-30T13:29:00Z">
          <w:pPr>
            <w:numPr>
              <w:numId w:val="1"/>
            </w:numPr>
            <w:adjustRightInd w:val="0"/>
            <w:snapToGrid w:val="0"/>
            <w:ind w:leftChars="193" w:left="888" w:firstLineChars="0" w:hanging="425"/>
            <w:jc w:val="left"/>
          </w:pPr>
        </w:pPrChange>
      </w:pPr>
      <w:ins w:id="331" w:author="Administrator" w:date="2026-04-30T13:29:00Z">
        <w:r>
          <w:rPr>
            <w:rFonts w:hint="eastAsia"/>
          </w:rPr>
          <w:t>（</w:t>
        </w:r>
        <w:r>
          <w:rPr>
            <w:rFonts w:hint="eastAsia"/>
          </w:rPr>
          <w:t>2</w:t>
        </w:r>
        <w:r>
          <w:rPr>
            <w:rFonts w:hint="eastAsia"/>
          </w:rPr>
          <w:t>）</w:t>
        </w:r>
      </w:ins>
      <w:r w:rsidR="00BD1B67" w:rsidRPr="0035336D">
        <w:t>交互性能提升：针对</w:t>
      </w:r>
      <w:r w:rsidR="00BD1B67" w:rsidRPr="0035336D">
        <w:t xml:space="preserve"> RAG </w:t>
      </w:r>
      <w:r w:rsidR="00BD1B67" w:rsidRPr="0035336D">
        <w:t>链路的长耗时问题，引入</w:t>
      </w:r>
      <w:r w:rsidR="00BD1B67" w:rsidRPr="0035336D">
        <w:t xml:space="preserve"> SSE </w:t>
      </w:r>
      <w:r w:rsidR="00BD1B67" w:rsidRPr="0035336D">
        <w:t>流式传输技术，将首字返回延迟（</w:t>
      </w:r>
      <w:r w:rsidR="00BD1B67" w:rsidRPr="0035336D">
        <w:t>TTFT</w:t>
      </w:r>
      <w:r w:rsidR="00BD1B67" w:rsidRPr="0035336D">
        <w:t>）优化至</w:t>
      </w:r>
      <w:r w:rsidR="00BD1B67" w:rsidRPr="0035336D">
        <w:t xml:space="preserve"> 3 </w:t>
      </w:r>
      <w:r w:rsidR="00BD1B67" w:rsidRPr="0035336D">
        <w:t>秒以内。</w:t>
      </w:r>
    </w:p>
    <w:p w14:paraId="6995FB81" w14:textId="77777777" w:rsidR="00536B9D" w:rsidRDefault="00582D6B">
      <w:pPr>
        <w:adjustRightInd w:val="0"/>
        <w:snapToGrid w:val="0"/>
        <w:ind w:firstLine="480"/>
        <w:pPrChange w:id="332" w:author="Administrator" w:date="2026-04-30T13:29:00Z">
          <w:pPr>
            <w:numPr>
              <w:numId w:val="1"/>
            </w:numPr>
            <w:adjustRightInd w:val="0"/>
            <w:snapToGrid w:val="0"/>
            <w:ind w:leftChars="193" w:left="888" w:firstLineChars="0" w:hanging="425"/>
            <w:jc w:val="left"/>
          </w:pPr>
        </w:pPrChange>
      </w:pPr>
      <w:ins w:id="333" w:author="Administrator" w:date="2026-04-30T13:30:00Z">
        <w:r>
          <w:rPr>
            <w:rFonts w:hint="eastAsia"/>
          </w:rPr>
          <w:lastRenderedPageBreak/>
          <w:t>（</w:t>
        </w:r>
        <w:r>
          <w:rPr>
            <w:rFonts w:hint="eastAsia"/>
          </w:rPr>
          <w:t>3</w:t>
        </w:r>
        <w:r>
          <w:rPr>
            <w:rFonts w:hint="eastAsia"/>
          </w:rPr>
          <w:t>）</w:t>
        </w:r>
      </w:ins>
      <w:r w:rsidR="00BD1B67" w:rsidRPr="0035336D">
        <w:t>防幻觉安全拦截：建立基于相似度阈值（</w:t>
      </w:r>
      <w:r w:rsidR="00BD1B67" w:rsidRPr="0035336D">
        <w:t>0.45</w:t>
      </w:r>
      <w:r w:rsidR="00BD1B67" w:rsidRPr="0035336D">
        <w:t>）过滤与三层提示词（</w:t>
      </w:r>
      <w:r w:rsidR="00BD1B67" w:rsidRPr="0035336D">
        <w:t>Prompt</w:t>
      </w:r>
      <w:r w:rsidR="00BD1B67" w:rsidRPr="0035336D">
        <w:t>）约束的防御机制。</w:t>
      </w:r>
    </w:p>
    <w:p w14:paraId="39DE8078" w14:textId="77777777" w:rsidR="00536B9D" w:rsidRDefault="00582D6B">
      <w:pPr>
        <w:adjustRightInd w:val="0"/>
        <w:snapToGrid w:val="0"/>
        <w:ind w:firstLine="480"/>
        <w:pPrChange w:id="334" w:author="Administrator" w:date="2026-04-30T13:29:00Z">
          <w:pPr>
            <w:numPr>
              <w:numId w:val="1"/>
            </w:numPr>
            <w:adjustRightInd w:val="0"/>
            <w:snapToGrid w:val="0"/>
            <w:ind w:leftChars="193" w:left="888" w:firstLineChars="0" w:hanging="425"/>
            <w:jc w:val="left"/>
          </w:pPr>
        </w:pPrChange>
      </w:pPr>
      <w:ins w:id="335" w:author="Administrator" w:date="2026-04-30T13:30:00Z">
        <w:r>
          <w:rPr>
            <w:rFonts w:hint="eastAsia"/>
          </w:rPr>
          <w:t>（</w:t>
        </w:r>
        <w:r>
          <w:rPr>
            <w:rFonts w:hint="eastAsia"/>
          </w:rPr>
          <w:t>4</w:t>
        </w:r>
        <w:r>
          <w:rPr>
            <w:rFonts w:hint="eastAsia"/>
          </w:rPr>
          <w:t>）</w:t>
        </w:r>
      </w:ins>
      <w:r w:rsidR="00BD1B67" w:rsidRPr="0035336D">
        <w:t>定量评估体系构建：通过建立包含</w:t>
      </w:r>
      <w:r w:rsidR="00BD1B67" w:rsidRPr="0035336D">
        <w:t xml:space="preserve"> 30 </w:t>
      </w:r>
      <w:r w:rsidR="00BD1B67" w:rsidRPr="0035336D">
        <w:t>个标准问题的</w:t>
      </w:r>
      <w:r w:rsidR="00BD1B67" w:rsidRPr="0035336D">
        <w:t xml:space="preserve"> Benchmark </w:t>
      </w:r>
      <w:r w:rsidR="00BD1B67" w:rsidRPr="0035336D">
        <w:t>测试集，实证混合检索在</w:t>
      </w:r>
      <w:r w:rsidR="00BD1B67" w:rsidRPr="0035336D">
        <w:t xml:space="preserve"> Top-3 </w:t>
      </w:r>
      <w:r w:rsidR="00BD1B67" w:rsidRPr="0035336D">
        <w:t>命中率（</w:t>
      </w:r>
      <w:r w:rsidR="00BD1B67" w:rsidRPr="0035336D">
        <w:t>Hit-Rate@3</w:t>
      </w:r>
      <w:r w:rsidR="00BD1B67" w:rsidRPr="0035336D">
        <w:t>）上达到</w:t>
      </w:r>
      <w:r w:rsidR="00BD1B67" w:rsidRPr="0035336D">
        <w:t>88.6%</w:t>
      </w:r>
      <w:r w:rsidR="00BD1B67" w:rsidRPr="0035336D">
        <w:t>的优异性能。</w:t>
      </w:r>
    </w:p>
    <w:p w14:paraId="27F3580F" w14:textId="77777777" w:rsidR="00536B9D" w:rsidRDefault="00582D6B">
      <w:pPr>
        <w:adjustRightInd w:val="0"/>
        <w:snapToGrid w:val="0"/>
        <w:ind w:firstLine="480"/>
        <w:pPrChange w:id="336" w:author="Administrator" w:date="2026-04-30T13:29:00Z">
          <w:pPr>
            <w:numPr>
              <w:numId w:val="1"/>
            </w:numPr>
            <w:adjustRightInd w:val="0"/>
            <w:snapToGrid w:val="0"/>
            <w:ind w:leftChars="193" w:left="888" w:firstLineChars="0" w:hanging="425"/>
            <w:jc w:val="left"/>
          </w:pPr>
        </w:pPrChange>
      </w:pPr>
      <w:ins w:id="337" w:author="Administrator" w:date="2026-04-30T13:30:00Z">
        <w:r>
          <w:rPr>
            <w:rFonts w:hint="eastAsia"/>
          </w:rPr>
          <w:t>（</w:t>
        </w:r>
        <w:r>
          <w:rPr>
            <w:rFonts w:hint="eastAsia"/>
          </w:rPr>
          <w:t>5</w:t>
        </w:r>
        <w:r>
          <w:rPr>
            <w:rFonts w:hint="eastAsia"/>
          </w:rPr>
          <w:t>）</w:t>
        </w:r>
      </w:ins>
      <w:r w:rsidR="00BD1B67" w:rsidRPr="0035336D">
        <w:t>实证系统在</w:t>
      </w:r>
      <w:r w:rsidR="00BD1B67" w:rsidRPr="0035336D">
        <w:t xml:space="preserve"> 30 </w:t>
      </w:r>
      <w:r w:rsidR="00BD1B67" w:rsidRPr="0035336D">
        <w:t>组对抗性诱导用例下，诊断综合准确率达到</w:t>
      </w:r>
      <w:r w:rsidR="00BD1B67" w:rsidRPr="0035336D">
        <w:t xml:space="preserve"> 98.50%</w:t>
      </w:r>
      <w:r w:rsidR="00BD1B67" w:rsidRPr="0035336D">
        <w:t>，并在隐蔽窃密指令对抗中展现出</w:t>
      </w:r>
      <w:r w:rsidR="00BD1B67" w:rsidRPr="0035336D">
        <w:t xml:space="preserve"> 100% </w:t>
      </w:r>
      <w:r w:rsidR="00BD1B67" w:rsidRPr="0035336D">
        <w:t>的边界防御效能，较原生大模型提升了</w:t>
      </w:r>
      <w:r w:rsidR="00BD1B67" w:rsidRPr="0035336D">
        <w:t xml:space="preserve"> 16.67 </w:t>
      </w:r>
      <w:r w:rsidR="00BD1B67" w:rsidRPr="0035336D">
        <w:t>个百分点。</w:t>
      </w:r>
    </w:p>
    <w:p w14:paraId="3D85F078" w14:textId="77777777" w:rsidR="00536B9D" w:rsidRPr="00536B9D" w:rsidRDefault="00582D6B">
      <w:pPr>
        <w:pStyle w:val="21"/>
        <w:rPr>
          <w:rFonts w:hint="eastAsia"/>
          <w:rPrChange w:id="338" w:author="Administrator" w:date="2026-04-30T13:30:00Z">
            <w:rPr>
              <w:rFonts w:ascii="黑体" w:eastAsia="黑体" w:hAnsi="黑体" w:hint="eastAsia"/>
              <w:sz w:val="28"/>
            </w:rPr>
          </w:rPrChange>
        </w:rPr>
        <w:pPrChange w:id="339" w:author="Administrator" w:date="2026-04-30T13:31:00Z">
          <w:pPr>
            <w:pStyle w:val="b63ee27f-4cf3-414c-9275-d88e3f90795e"/>
            <w:numPr>
              <w:ilvl w:val="1"/>
              <w:numId w:val="44"/>
            </w:numPr>
            <w:spacing w:line="360" w:lineRule="auto"/>
            <w:ind w:left="450" w:hanging="450"/>
          </w:pPr>
        </w:pPrChange>
      </w:pPr>
      <w:bookmarkStart w:id="340" w:name="_Toc228451452"/>
      <w:ins w:id="341" w:author="Administrator" w:date="2026-04-30T13:30:00Z">
        <w:r>
          <w:rPr>
            <w:rFonts w:hint="eastAsia"/>
          </w:rPr>
          <w:t>1.4</w:t>
        </w:r>
      </w:ins>
      <w:r w:rsidR="00427A71" w:rsidRPr="00427A71">
        <w:rPr>
          <w:rFonts w:hint="eastAsia"/>
          <w:rPrChange w:id="342" w:author="Administrator" w:date="2026-04-30T13:30:00Z">
            <w:rPr>
              <w:rFonts w:ascii="黑体" w:hAnsi="黑体" w:hint="eastAsia"/>
              <w:b w:val="0"/>
              <w:szCs w:val="24"/>
            </w:rPr>
          </w:rPrChange>
        </w:rPr>
        <w:t>论文组织结构</w:t>
      </w:r>
      <w:bookmarkEnd w:id="340"/>
      <w:r w:rsidR="00427A71" w:rsidRPr="00427A71">
        <w:rPr>
          <w:rFonts w:hint="eastAsia"/>
          <w:rPrChange w:id="343" w:author="Administrator" w:date="2026-04-30T13:30:00Z">
            <w:rPr>
              <w:rFonts w:ascii="黑体" w:hAnsi="黑体" w:hint="eastAsia"/>
              <w:b w:val="0"/>
              <w:szCs w:val="24"/>
            </w:rPr>
          </w:rPrChange>
        </w:rPr>
        <w:t xml:space="preserve"> </w:t>
      </w:r>
    </w:p>
    <w:p w14:paraId="56670E33" w14:textId="77777777" w:rsidR="00536B9D" w:rsidRDefault="00BD1B67">
      <w:pPr>
        <w:adjustRightInd w:val="0"/>
        <w:snapToGrid w:val="0"/>
        <w:ind w:firstLine="480"/>
        <w:pPrChange w:id="344" w:author="Administrator" w:date="2026-04-30T13:30:00Z">
          <w:pPr>
            <w:pStyle w:val="ad"/>
            <w:numPr>
              <w:numId w:val="45"/>
            </w:numPr>
            <w:adjustRightInd w:val="0"/>
            <w:snapToGrid w:val="0"/>
            <w:ind w:left="720" w:firstLineChars="0" w:hanging="720"/>
            <w:contextualSpacing/>
            <w:jc w:val="left"/>
          </w:pPr>
        </w:pPrChange>
      </w:pPr>
      <w:r w:rsidRPr="000874F5">
        <w:t>第一章绪论：介绍研究背景、现状、研究内容及组织架构。</w:t>
      </w:r>
    </w:p>
    <w:p w14:paraId="4A9895DD" w14:textId="77777777" w:rsidR="00BD1B67" w:rsidRDefault="00BD1B67" w:rsidP="00BD1B67">
      <w:pPr>
        <w:adjustRightInd w:val="0"/>
        <w:snapToGrid w:val="0"/>
        <w:ind w:firstLine="480"/>
      </w:pPr>
      <w:del w:id="345" w:author="Administrator" w:date="2026-04-30T14:16:00Z">
        <w:r w:rsidDel="00DB126D">
          <w:rPr>
            <w:rFonts w:hint="eastAsia"/>
          </w:rPr>
          <w:delText>（</w:delText>
        </w:r>
        <w:r w:rsidDel="00DB126D">
          <w:rPr>
            <w:rFonts w:hint="eastAsia"/>
          </w:rPr>
          <w:delText>2</w:delText>
        </w:r>
        <w:r w:rsidDel="00DB126D">
          <w:rPr>
            <w:rFonts w:hint="eastAsia"/>
          </w:rPr>
          <w:delText>）</w:delText>
        </w:r>
      </w:del>
      <w:r w:rsidRPr="0035336D">
        <w:t>第二章相关技术基础：探讨</w:t>
      </w:r>
      <w:r w:rsidRPr="0035336D">
        <w:t xml:space="preserve"> RAG </w:t>
      </w:r>
      <w:r w:rsidRPr="0035336D">
        <w:t>架构原理、文本向量化、混合检索及</w:t>
      </w:r>
      <w:r w:rsidRPr="0035336D">
        <w:t xml:space="preserve"> SSE </w:t>
      </w:r>
      <w:r w:rsidRPr="0035336D">
        <w:t>机制</w:t>
      </w:r>
      <w:r>
        <w:rPr>
          <w:rFonts w:hint="eastAsia"/>
        </w:rPr>
        <w:t>。</w:t>
      </w:r>
    </w:p>
    <w:p w14:paraId="5ABA293C" w14:textId="77777777" w:rsidR="00BD1B67" w:rsidRPr="0035336D" w:rsidRDefault="00BD1B67" w:rsidP="00BD1B67">
      <w:pPr>
        <w:adjustRightInd w:val="0"/>
        <w:snapToGrid w:val="0"/>
        <w:ind w:firstLine="480"/>
      </w:pPr>
      <w:del w:id="346" w:author="Administrator" w:date="2026-04-30T14:16:00Z">
        <w:r w:rsidDel="00DB126D">
          <w:rPr>
            <w:rFonts w:hint="eastAsia"/>
          </w:rPr>
          <w:delText>（</w:delText>
        </w:r>
        <w:r w:rsidDel="00DB126D">
          <w:rPr>
            <w:rFonts w:hint="eastAsia"/>
          </w:rPr>
          <w:delText>3</w:delText>
        </w:r>
        <w:r w:rsidDel="00DB126D">
          <w:rPr>
            <w:rFonts w:hint="eastAsia"/>
          </w:rPr>
          <w:delText>）</w:delText>
        </w:r>
      </w:del>
      <w:r w:rsidRPr="0035336D">
        <w:t>第三章系统需求分析：从功能性（异构文档处理）与非功能性（量化指标控制）维度确立系统约束。</w:t>
      </w:r>
    </w:p>
    <w:p w14:paraId="32CCB67E" w14:textId="77777777" w:rsidR="00BD1B67" w:rsidRPr="0035336D" w:rsidRDefault="00BD1B67" w:rsidP="00BD1B67">
      <w:pPr>
        <w:adjustRightInd w:val="0"/>
        <w:snapToGrid w:val="0"/>
        <w:ind w:firstLine="480"/>
      </w:pPr>
      <w:del w:id="347" w:author="Administrator" w:date="2026-04-30T14:16:00Z">
        <w:r w:rsidDel="00DB126D">
          <w:rPr>
            <w:rFonts w:hint="eastAsia"/>
          </w:rPr>
          <w:delText>（</w:delText>
        </w:r>
        <w:r w:rsidDel="00DB126D">
          <w:rPr>
            <w:rFonts w:hint="eastAsia"/>
          </w:rPr>
          <w:delText>4</w:delText>
        </w:r>
        <w:r w:rsidDel="00DB126D">
          <w:rPr>
            <w:rFonts w:hint="eastAsia"/>
          </w:rPr>
          <w:delText>）</w:delText>
        </w:r>
      </w:del>
      <w:r w:rsidRPr="0035336D">
        <w:t>第四章系统总体设计：阐述系统的分层</w:t>
      </w:r>
      <w:r w:rsidRPr="0035336D">
        <w:t xml:space="preserve"> B/S </w:t>
      </w:r>
      <w:r w:rsidRPr="0035336D">
        <w:t>架构、核心业务流程及</w:t>
      </w:r>
      <w:r w:rsidRPr="0035336D">
        <w:t xml:space="preserve"> E-R </w:t>
      </w:r>
      <w:r w:rsidRPr="0035336D">
        <w:t>数据库模型设计。</w:t>
      </w:r>
    </w:p>
    <w:p w14:paraId="7281D57D" w14:textId="77777777" w:rsidR="00BD1B67" w:rsidRPr="0035336D" w:rsidRDefault="00BD1B67" w:rsidP="00BD1B67">
      <w:pPr>
        <w:adjustRightInd w:val="0"/>
        <w:snapToGrid w:val="0"/>
        <w:ind w:firstLine="480"/>
      </w:pPr>
      <w:del w:id="348" w:author="Administrator" w:date="2026-04-30T14:16:00Z">
        <w:r w:rsidDel="00DB126D">
          <w:rPr>
            <w:rFonts w:hint="eastAsia"/>
          </w:rPr>
          <w:delText>（</w:delText>
        </w:r>
        <w:r w:rsidDel="00DB126D">
          <w:rPr>
            <w:rFonts w:hint="eastAsia"/>
          </w:rPr>
          <w:delText>5</w:delText>
        </w:r>
        <w:r w:rsidDel="00DB126D">
          <w:rPr>
            <w:rFonts w:hint="eastAsia"/>
          </w:rPr>
          <w:delText>）</w:delText>
        </w:r>
      </w:del>
      <w:r w:rsidRPr="0035336D">
        <w:t>第五章核心模块实现：详细描述递归切片算法、加权融合检索及防幻觉</w:t>
      </w:r>
      <w:r w:rsidRPr="0035336D">
        <w:t xml:space="preserve"> Prompt </w:t>
      </w:r>
      <w:r w:rsidRPr="0035336D">
        <w:t>的具体实现。</w:t>
      </w:r>
    </w:p>
    <w:p w14:paraId="79E814D1" w14:textId="77777777" w:rsidR="00BD1B67" w:rsidRDefault="00BD1B67" w:rsidP="00BD1B67">
      <w:pPr>
        <w:adjustRightInd w:val="0"/>
        <w:snapToGrid w:val="0"/>
        <w:ind w:firstLine="480"/>
      </w:pPr>
      <w:del w:id="349" w:author="Administrator" w:date="2026-04-30T14:16:00Z">
        <w:r w:rsidDel="00DB126D">
          <w:rPr>
            <w:rFonts w:hint="eastAsia"/>
          </w:rPr>
          <w:delText>（</w:delText>
        </w:r>
        <w:r w:rsidDel="00DB126D">
          <w:rPr>
            <w:rFonts w:hint="eastAsia"/>
          </w:rPr>
          <w:delText>6</w:delText>
        </w:r>
        <w:r w:rsidDel="00DB126D">
          <w:rPr>
            <w:rFonts w:hint="eastAsia"/>
          </w:rPr>
          <w:delText>）</w:delText>
        </w:r>
      </w:del>
      <w:r w:rsidRPr="0035336D">
        <w:t>第六章实验评估与定量分析：通过</w:t>
      </w:r>
      <w:r w:rsidRPr="0035336D">
        <w:t xml:space="preserve"> Benchmark </w:t>
      </w:r>
      <w:r w:rsidRPr="0035336D">
        <w:t>对比实验及毫秒级时序拆解，验证系统的优越性能。</w:t>
      </w:r>
    </w:p>
    <w:p w14:paraId="5773923B" w14:textId="77777777" w:rsidR="00BD1B67" w:rsidRPr="000874F5" w:rsidRDefault="00BD1B67" w:rsidP="00BD1B67">
      <w:pPr>
        <w:adjustRightInd w:val="0"/>
        <w:snapToGrid w:val="0"/>
        <w:ind w:firstLine="480"/>
      </w:pPr>
      <w:del w:id="350" w:author="Administrator" w:date="2026-04-30T14:16:00Z">
        <w:r w:rsidDel="00DB126D">
          <w:rPr>
            <w:rFonts w:hint="eastAsia"/>
          </w:rPr>
          <w:delText>（</w:delText>
        </w:r>
        <w:r w:rsidDel="00DB126D">
          <w:rPr>
            <w:rFonts w:hint="eastAsia"/>
          </w:rPr>
          <w:delText>7</w:delText>
        </w:r>
        <w:r w:rsidDel="00DB126D">
          <w:rPr>
            <w:rFonts w:hint="eastAsia"/>
          </w:rPr>
          <w:delText>）</w:delText>
        </w:r>
      </w:del>
      <w:r w:rsidRPr="000874F5">
        <w:t>第七章可视化与审计实现：介绍运营统计大屏及基于</w:t>
      </w:r>
      <w:r w:rsidRPr="000874F5">
        <w:t>“</w:t>
      </w:r>
      <w:r w:rsidRPr="000874F5">
        <w:t>点踩</w:t>
      </w:r>
      <w:r w:rsidRPr="000874F5">
        <w:t>”</w:t>
      </w:r>
      <w:r w:rsidRPr="000874F5">
        <w:t>反馈的优化闭环机制。</w:t>
      </w:r>
    </w:p>
    <w:p w14:paraId="07BDC877" w14:textId="77777777" w:rsidR="00BD1B67" w:rsidRPr="0035336D" w:rsidRDefault="00BD1B67" w:rsidP="00BD1B67">
      <w:pPr>
        <w:adjustRightInd w:val="0"/>
        <w:snapToGrid w:val="0"/>
        <w:ind w:firstLine="480"/>
      </w:pPr>
      <w:del w:id="351" w:author="Administrator" w:date="2026-04-30T14:16:00Z">
        <w:r w:rsidDel="00DB126D">
          <w:rPr>
            <w:rFonts w:hint="eastAsia"/>
          </w:rPr>
          <w:delText>（</w:delText>
        </w:r>
        <w:r w:rsidDel="00DB126D">
          <w:rPr>
            <w:rFonts w:hint="eastAsia"/>
          </w:rPr>
          <w:delText>8</w:delText>
        </w:r>
        <w:r w:rsidDel="00DB126D">
          <w:rPr>
            <w:rFonts w:hint="eastAsia"/>
          </w:rPr>
          <w:delText>）</w:delText>
        </w:r>
      </w:del>
      <w:r w:rsidRPr="0035336D">
        <w:t>第八章结论与展望：总结研究成果，并对未来</w:t>
      </w:r>
      <w:r w:rsidRPr="0035336D">
        <w:t xml:space="preserve"> Rerank </w:t>
      </w:r>
      <w:r w:rsidRPr="0035336D">
        <w:t>重排及多模态解析（</w:t>
      </w:r>
      <w:r w:rsidRPr="0035336D">
        <w:t>V-RAG</w:t>
      </w:r>
      <w:r w:rsidRPr="0035336D">
        <w:t>）进行展望。</w:t>
      </w:r>
    </w:p>
    <w:p w14:paraId="16C02758" w14:textId="77777777" w:rsidR="00582D6B" w:rsidRDefault="00582D6B">
      <w:pPr>
        <w:widowControl/>
        <w:spacing w:line="240" w:lineRule="auto"/>
        <w:ind w:firstLineChars="0" w:firstLine="0"/>
        <w:jc w:val="left"/>
        <w:rPr>
          <w:ins w:id="352" w:author="Administrator" w:date="2026-04-30T13:30:00Z"/>
          <w:rFonts w:ascii="黑体" w:eastAsia="黑体" w:hAnsi="黑体" w:hint="eastAsia"/>
          <w:b/>
          <w:color w:val="000000"/>
          <w:kern w:val="44"/>
          <w:sz w:val="30"/>
          <w:szCs w:val="30"/>
        </w:rPr>
      </w:pPr>
      <w:ins w:id="353" w:author="Administrator" w:date="2026-04-30T13:30:00Z">
        <w:r>
          <w:rPr>
            <w:rFonts w:ascii="黑体" w:eastAsia="黑体" w:hAnsi="黑体"/>
            <w:sz w:val="30"/>
            <w:szCs w:val="30"/>
          </w:rPr>
          <w:br w:type="page"/>
        </w:r>
      </w:ins>
    </w:p>
    <w:p w14:paraId="64B21197" w14:textId="77777777" w:rsidR="00536B9D" w:rsidRPr="00536B9D" w:rsidRDefault="00427A71">
      <w:pPr>
        <w:pStyle w:val="1"/>
        <w:rPr>
          <w:rFonts w:hint="eastAsia"/>
          <w:rPrChange w:id="354" w:author="Administrator" w:date="2026-04-30T13:32:00Z">
            <w:rPr>
              <w:rFonts w:ascii="黑体" w:eastAsia="黑体" w:hAnsi="黑体" w:cs="Times New Roman" w:hint="eastAsia"/>
              <w:sz w:val="30"/>
              <w:szCs w:val="30"/>
            </w:rPr>
          </w:rPrChange>
        </w:rPr>
        <w:pPrChange w:id="355" w:author="Administrator" w:date="2026-04-30T13:32:00Z">
          <w:pPr>
            <w:pStyle w:val="71e7dc79-1ff7-45e8-997d-0ebda3762b91"/>
            <w:snapToGrid w:val="0"/>
            <w:spacing w:line="360" w:lineRule="auto"/>
          </w:pPr>
        </w:pPrChange>
      </w:pPr>
      <w:del w:id="356" w:author="Administrator" w:date="2026-04-30T13:32:00Z">
        <w:r w:rsidRPr="00427A71">
          <w:rPr>
            <w:rFonts w:hint="eastAsia"/>
            <w:rPrChange w:id="357" w:author="Administrator" w:date="2026-04-30T13:32:00Z">
              <w:rPr>
                <w:rFonts w:ascii="黑体" w:hAnsi="黑体" w:hint="eastAsia"/>
                <w:b w:val="0"/>
              </w:rPr>
            </w:rPrChange>
          </w:rPr>
          <w:lastRenderedPageBreak/>
          <w:delText>第二</w:delText>
        </w:r>
      </w:del>
      <w:bookmarkStart w:id="358" w:name="_Toc228451453"/>
      <w:ins w:id="359" w:author="Administrator" w:date="2026-04-30T13:32:00Z">
        <w:r w:rsidRPr="00427A71">
          <w:rPr>
            <w:rFonts w:hint="eastAsia"/>
            <w:rPrChange w:id="360" w:author="Administrator" w:date="2026-04-30T13:32:00Z">
              <w:rPr>
                <w:rFonts w:ascii="黑体" w:hAnsi="黑体" w:hint="eastAsia"/>
                <w:b w:val="0"/>
              </w:rPr>
            </w:rPrChange>
          </w:rPr>
          <w:t>第</w:t>
        </w:r>
        <w:r w:rsidR="00582D6B">
          <w:rPr>
            <w:rFonts w:hint="eastAsia"/>
          </w:rPr>
          <w:t>2</w:t>
        </w:r>
      </w:ins>
      <w:r w:rsidRPr="00427A71">
        <w:rPr>
          <w:rFonts w:hint="eastAsia"/>
          <w:rPrChange w:id="361" w:author="Administrator" w:date="2026-04-30T13:32:00Z">
            <w:rPr>
              <w:rFonts w:ascii="黑体" w:hAnsi="黑体" w:hint="eastAsia"/>
              <w:b w:val="0"/>
            </w:rPr>
          </w:rPrChange>
        </w:rPr>
        <w:t>章</w:t>
      </w:r>
      <w:r w:rsidRPr="00427A71">
        <w:rPr>
          <w:rFonts w:hint="eastAsia"/>
          <w:rPrChange w:id="362" w:author="Administrator" w:date="2026-04-30T13:32:00Z">
            <w:rPr>
              <w:rFonts w:ascii="黑体" w:hAnsi="黑体" w:hint="eastAsia"/>
              <w:b w:val="0"/>
            </w:rPr>
          </w:rPrChange>
        </w:rPr>
        <w:t xml:space="preserve"> </w:t>
      </w:r>
      <w:r w:rsidRPr="00427A71">
        <w:rPr>
          <w:rFonts w:hint="eastAsia"/>
          <w:rPrChange w:id="363" w:author="Administrator" w:date="2026-04-30T13:32:00Z">
            <w:rPr>
              <w:rFonts w:ascii="黑体" w:hAnsi="黑体" w:hint="eastAsia"/>
              <w:b w:val="0"/>
            </w:rPr>
          </w:rPrChange>
        </w:rPr>
        <w:t>相关技术与理论基础</w:t>
      </w:r>
      <w:bookmarkEnd w:id="358"/>
    </w:p>
    <w:p w14:paraId="1E59B7A8" w14:textId="77777777" w:rsidR="00BD1B67" w:rsidRPr="0035336D" w:rsidRDefault="00BD1B67" w:rsidP="00BD1B67">
      <w:pPr>
        <w:adjustRightInd w:val="0"/>
        <w:snapToGrid w:val="0"/>
        <w:ind w:firstLine="480"/>
      </w:pPr>
      <w:r w:rsidRPr="0035336D">
        <w:t>本章旨在阐述企业智能问答系统涉及的核心技术路线与学术理论支撑</w:t>
      </w:r>
      <w:r>
        <w:rPr>
          <w:rFonts w:hint="eastAsia"/>
        </w:rPr>
        <w:t>。</w:t>
      </w:r>
      <w:r w:rsidRPr="0035336D">
        <w:t>针对大语言模型在垂直领域应用中面临的知识滞后与幻觉问题，本研究将探讨检索增强生成（</w:t>
      </w:r>
      <w:r w:rsidRPr="0035336D">
        <w:t>RAG</w:t>
      </w:r>
      <w:r w:rsidRPr="0035336D">
        <w:t>）的架构原理、文本向量化表征、混合检索算法以及流式交互机制，为后续章节的系统设计与性能评估奠定理论根基。</w:t>
      </w:r>
    </w:p>
    <w:p w14:paraId="72E76DC9" w14:textId="77777777" w:rsidR="00536B9D" w:rsidRPr="00536B9D" w:rsidRDefault="00427A71">
      <w:pPr>
        <w:pStyle w:val="21"/>
        <w:rPr>
          <w:rFonts w:hint="eastAsia"/>
          <w:rPrChange w:id="364" w:author="Administrator" w:date="2026-04-30T13:31:00Z">
            <w:rPr>
              <w:rFonts w:ascii="黑体" w:eastAsia="黑体" w:hAnsi="黑体" w:hint="eastAsia"/>
              <w:sz w:val="28"/>
            </w:rPr>
          </w:rPrChange>
        </w:rPr>
        <w:pPrChange w:id="365" w:author="Administrator" w:date="2026-04-30T13:31:00Z">
          <w:pPr>
            <w:pStyle w:val="b63ee27f-4cf3-414c-9275-d88e3f90795e"/>
            <w:spacing w:line="360" w:lineRule="auto"/>
          </w:pPr>
        </w:pPrChange>
      </w:pPr>
      <w:bookmarkStart w:id="366" w:name="_Toc228451454"/>
      <w:r w:rsidRPr="00427A71">
        <w:rPr>
          <w:rFonts w:hint="eastAsia"/>
          <w:rPrChange w:id="367" w:author="Administrator" w:date="2026-04-30T13:31:00Z">
            <w:rPr>
              <w:rFonts w:ascii="黑体" w:hAnsi="黑体" w:hint="eastAsia"/>
              <w:b w:val="0"/>
              <w:szCs w:val="24"/>
            </w:rPr>
          </w:rPrChange>
        </w:rPr>
        <w:t>2.1</w:t>
      </w:r>
      <w:r w:rsidRPr="00427A71">
        <w:rPr>
          <w:rFonts w:hint="eastAsia"/>
          <w:rPrChange w:id="368" w:author="Administrator" w:date="2026-04-30T13:31:00Z">
            <w:rPr>
              <w:rFonts w:ascii="黑体" w:hAnsi="黑体" w:hint="eastAsia"/>
              <w:b w:val="0"/>
              <w:szCs w:val="24"/>
            </w:rPr>
          </w:rPrChange>
        </w:rPr>
        <w:t>检索增强生成（</w:t>
      </w:r>
      <w:r w:rsidRPr="00427A71">
        <w:rPr>
          <w:rFonts w:hint="eastAsia"/>
          <w:rPrChange w:id="369" w:author="Administrator" w:date="2026-04-30T13:31:00Z">
            <w:rPr>
              <w:rFonts w:ascii="黑体" w:hAnsi="黑体" w:hint="eastAsia"/>
              <w:b w:val="0"/>
              <w:szCs w:val="24"/>
            </w:rPr>
          </w:rPrChange>
        </w:rPr>
        <w:t>RAG</w:t>
      </w:r>
      <w:r w:rsidRPr="00427A71">
        <w:rPr>
          <w:rFonts w:hint="eastAsia"/>
          <w:rPrChange w:id="370" w:author="Administrator" w:date="2026-04-30T13:31:00Z">
            <w:rPr>
              <w:rFonts w:ascii="黑体" w:hAnsi="黑体" w:hint="eastAsia"/>
              <w:b w:val="0"/>
              <w:szCs w:val="24"/>
            </w:rPr>
          </w:rPrChange>
        </w:rPr>
        <w:t>）核心机制</w:t>
      </w:r>
      <w:bookmarkEnd w:id="366"/>
    </w:p>
    <w:p w14:paraId="336BBC58" w14:textId="23378ABA" w:rsidR="00BD1B67" w:rsidRPr="0035336D" w:rsidRDefault="00BD1B67" w:rsidP="00BD1B67">
      <w:pPr>
        <w:adjustRightInd w:val="0"/>
        <w:snapToGrid w:val="0"/>
        <w:ind w:firstLine="480"/>
      </w:pPr>
      <w:r w:rsidRPr="0035336D">
        <w:t>检索增强生成（</w:t>
      </w:r>
      <w:r w:rsidRPr="0035336D">
        <w:t>RAG</w:t>
      </w:r>
      <w:r w:rsidRPr="0035336D">
        <w:t>）是一种将信息检索技术与生成式模型相结合的架构设计，其核心价值在于缓解大语言模型的</w:t>
      </w:r>
      <w:r w:rsidRPr="0035336D">
        <w:t>“</w:t>
      </w:r>
      <w:r w:rsidRPr="0035336D">
        <w:t>幻觉</w:t>
      </w:r>
      <w:r w:rsidRPr="0035336D">
        <w:t>”</w:t>
      </w:r>
      <w:r w:rsidRPr="0035336D">
        <w:t>现象，并赋予模型利用实时、非公开私有知识的能力</w:t>
      </w:r>
      <w:ins w:id="371" w:author="梦 毛" w:date="2026-05-01T01:34:00Z" w16du:dateUtc="2026-04-30T17:34:00Z">
        <w:r w:rsidR="00EA5BC4">
          <w:fldChar w:fldCharType="begin"/>
        </w:r>
        <w:r w:rsidR="00EA5BC4">
          <w:instrText xml:space="preserve"> ADDIN NE.Ref.{408A54F3-8586-42A1-8238-AEE352CB07A8}</w:instrText>
        </w:r>
      </w:ins>
      <w:r w:rsidR="00EA5BC4">
        <w:fldChar w:fldCharType="separate"/>
      </w:r>
      <w:ins w:id="372" w:author="梦 毛" w:date="2026-05-01T01:37:00Z" w16du:dateUtc="2026-04-30T17:37:00Z">
        <w:r w:rsidR="00EA5BC4">
          <w:rPr>
            <w:color w:val="080000"/>
            <w:kern w:val="0"/>
          </w:rPr>
          <w:t>[4]</w:t>
        </w:r>
      </w:ins>
      <w:ins w:id="373" w:author="梦 毛" w:date="2026-05-01T01:34:00Z" w16du:dateUtc="2026-04-30T17:34:00Z">
        <w:r w:rsidR="00EA5BC4">
          <w:fldChar w:fldCharType="end"/>
        </w:r>
      </w:ins>
      <w:r w:rsidRPr="0035336D">
        <w:t>。</w:t>
      </w:r>
    </w:p>
    <w:p w14:paraId="47254D6A" w14:textId="77777777" w:rsidR="00536B9D" w:rsidRPr="00536B9D" w:rsidRDefault="00427A71">
      <w:pPr>
        <w:pStyle w:val="31"/>
        <w:rPr>
          <w:rStyle w:val="32"/>
          <w:rPrChange w:id="374" w:author="Administrator" w:date="2026-04-30T13:38:00Z">
            <w:rPr>
              <w:rFonts w:eastAsia="黑体"/>
              <w:b/>
              <w:bCs/>
            </w:rPr>
          </w:rPrChange>
        </w:rPr>
        <w:pPrChange w:id="375" w:author="Administrator" w:date="2026-04-30T13:38:00Z">
          <w:pPr>
            <w:adjustRightInd w:val="0"/>
            <w:snapToGrid w:val="0"/>
            <w:ind w:firstLine="482"/>
          </w:pPr>
        </w:pPrChange>
      </w:pPr>
      <w:bookmarkStart w:id="376" w:name="_Toc228451455"/>
      <w:r w:rsidRPr="00427A71">
        <w:rPr>
          <w:rStyle w:val="32"/>
          <w:rPrChange w:id="377" w:author="Administrator" w:date="2026-04-30T13:38:00Z">
            <w:rPr>
              <w:b/>
              <w:bCs/>
            </w:rPr>
          </w:rPrChange>
        </w:rPr>
        <w:t>2.1.1</w:t>
      </w:r>
      <w:r w:rsidRPr="00427A71">
        <w:rPr>
          <w:rStyle w:val="32"/>
          <w:rFonts w:hint="eastAsia"/>
          <w:rPrChange w:id="378" w:author="Administrator" w:date="2026-04-30T13:38:00Z">
            <w:rPr>
              <w:rFonts w:hint="eastAsia"/>
              <w:b/>
              <w:bCs/>
            </w:rPr>
          </w:rPrChange>
        </w:rPr>
        <w:t>幻觉问题与防幻觉策略</w:t>
      </w:r>
      <w:bookmarkEnd w:id="376"/>
    </w:p>
    <w:p w14:paraId="7D17C65A" w14:textId="77777777" w:rsidR="00BD1B67" w:rsidRPr="0035336D" w:rsidRDefault="00BD1B67" w:rsidP="00BD1B67">
      <w:pPr>
        <w:adjustRightInd w:val="0"/>
        <w:snapToGrid w:val="0"/>
        <w:ind w:firstLine="480"/>
      </w:pPr>
      <w:r w:rsidRPr="0035336D">
        <w:t>（</w:t>
      </w:r>
      <w:r w:rsidRPr="0035336D">
        <w:t>1</w:t>
      </w:r>
      <w:r w:rsidRPr="0035336D">
        <w:t>）幻觉成因：</w:t>
      </w:r>
      <w:r w:rsidRPr="00743A24">
        <w:t>‘</w:t>
      </w:r>
      <w:r w:rsidRPr="00743A24">
        <w:t>幻觉</w:t>
      </w:r>
      <w:r w:rsidRPr="00743A24">
        <w:t>’</w:t>
      </w:r>
      <w:r w:rsidRPr="00743A24">
        <w:t>现象是大语言模型在垂直领域落地时的主要瓶颈。由于</w:t>
      </w:r>
      <w:r w:rsidRPr="00743A24">
        <w:t>LLM</w:t>
      </w:r>
      <w:r w:rsidRPr="00743A24">
        <w:t>底层的文本生成依赖于概率分布预测，一旦企业的私有专有名词超出了其预训练数据的覆盖范围，模型便倾向于凭借内部参数构造看似合理但违背事实的虚假回答。</w:t>
      </w:r>
    </w:p>
    <w:p w14:paraId="14216BA6" w14:textId="77777777" w:rsidR="00BD1B67" w:rsidRPr="0035336D" w:rsidRDefault="00BD1B67" w:rsidP="00BD1B67">
      <w:pPr>
        <w:adjustRightInd w:val="0"/>
        <w:snapToGrid w:val="0"/>
        <w:ind w:firstLine="480"/>
      </w:pPr>
      <w:r w:rsidRPr="0035336D">
        <w:t>（</w:t>
      </w:r>
      <w:r w:rsidRPr="0035336D">
        <w:t>2</w:t>
      </w:r>
      <w:r w:rsidRPr="0035336D">
        <w:t>）</w:t>
      </w:r>
      <w:r w:rsidRPr="0035336D">
        <w:t xml:space="preserve">RAG </w:t>
      </w:r>
      <w:r w:rsidRPr="0035336D">
        <w:t>解决方案：</w:t>
      </w:r>
      <w:r w:rsidRPr="0035336D">
        <w:t xml:space="preserve">RAG </w:t>
      </w:r>
      <w:r w:rsidRPr="0035336D">
        <w:t>架构通过在生成前引入外部可靠知识库，将模型的生成任务从单纯的</w:t>
      </w:r>
      <w:r w:rsidRPr="0035336D">
        <w:t>“</w:t>
      </w:r>
      <w:r w:rsidRPr="0035336D">
        <w:t>知识回忆</w:t>
      </w:r>
      <w:r w:rsidRPr="0035336D">
        <w:t>”</w:t>
      </w:r>
      <w:r w:rsidRPr="0035336D">
        <w:t>转化为</w:t>
      </w:r>
      <w:r w:rsidRPr="0035336D">
        <w:t>“</w:t>
      </w:r>
      <w:r w:rsidRPr="0035336D">
        <w:t>基于证据的归纳</w:t>
      </w:r>
      <w:r w:rsidRPr="0035336D">
        <w:t>”</w:t>
      </w:r>
      <w:r w:rsidRPr="0035336D">
        <w:t>，从而有效抑制了误导性输出。</w:t>
      </w:r>
    </w:p>
    <w:p w14:paraId="612B8A02" w14:textId="77777777" w:rsidR="00BD1B67" w:rsidRPr="0035336D" w:rsidRDefault="00BD1B67" w:rsidP="00BD1B67">
      <w:pPr>
        <w:adjustRightInd w:val="0"/>
        <w:snapToGrid w:val="0"/>
        <w:ind w:firstLine="480"/>
      </w:pPr>
      <w:r w:rsidRPr="0035336D">
        <w:t>（</w:t>
      </w:r>
      <w:r w:rsidRPr="0035336D">
        <w:t>3</w:t>
      </w:r>
      <w:r w:rsidRPr="0035336D">
        <w:t>）工程约束：为抑制输出随机性，本系统将大语言模型的生成温度参数（</w:t>
      </w:r>
      <w:r w:rsidRPr="0035336D">
        <w:t>Temperature</w:t>
      </w:r>
      <w:r w:rsidRPr="0035336D">
        <w:t>）严格设置为</w:t>
      </w:r>
      <w:r w:rsidRPr="0035336D">
        <w:t>0.1</w:t>
      </w:r>
      <w:r w:rsidRPr="0035336D">
        <w:t>。</w:t>
      </w:r>
    </w:p>
    <w:p w14:paraId="5E5A4C3C" w14:textId="77777777" w:rsidR="00BD1B67" w:rsidRPr="0035336D" w:rsidRDefault="00BD1B67" w:rsidP="00BD1B67">
      <w:pPr>
        <w:adjustRightInd w:val="0"/>
        <w:snapToGrid w:val="0"/>
        <w:ind w:firstLine="480"/>
      </w:pPr>
      <w:r w:rsidRPr="0035336D">
        <w:t>（</w:t>
      </w:r>
      <w:r w:rsidRPr="0035336D">
        <w:t>4</w:t>
      </w:r>
      <w:r w:rsidRPr="0035336D">
        <w:t>）物理防线：通过设定相似度阈值（本系统设为</w:t>
      </w:r>
      <w:r w:rsidRPr="0035336D">
        <w:t xml:space="preserve"> 0.45</w:t>
      </w:r>
      <w:r w:rsidRPr="0035336D">
        <w:t>），可以在检索结果相关性不足时触发阻断机制，确保输出的安全合规。</w:t>
      </w:r>
    </w:p>
    <w:p w14:paraId="492B8E03" w14:textId="77777777" w:rsidR="00536B9D" w:rsidRPr="00536B9D" w:rsidRDefault="00427A71">
      <w:pPr>
        <w:pStyle w:val="31"/>
        <w:rPr>
          <w:rStyle w:val="32"/>
          <w:rPrChange w:id="379" w:author="Administrator" w:date="2026-04-30T13:38:00Z">
            <w:rPr>
              <w:rFonts w:eastAsia="黑体"/>
              <w:b/>
              <w:bCs/>
            </w:rPr>
          </w:rPrChange>
        </w:rPr>
        <w:pPrChange w:id="380" w:author="Administrator" w:date="2026-04-30T13:38:00Z">
          <w:pPr>
            <w:adjustRightInd w:val="0"/>
            <w:snapToGrid w:val="0"/>
            <w:ind w:firstLine="482"/>
          </w:pPr>
        </w:pPrChange>
      </w:pPr>
      <w:bookmarkStart w:id="381" w:name="_Toc228451456"/>
      <w:r w:rsidRPr="00427A71">
        <w:rPr>
          <w:rStyle w:val="32"/>
          <w:rPrChange w:id="382" w:author="Administrator" w:date="2026-04-30T13:38:00Z">
            <w:rPr>
              <w:b/>
              <w:bCs/>
            </w:rPr>
          </w:rPrChange>
        </w:rPr>
        <w:t>2.1.2 RAG</w:t>
      </w:r>
      <w:r w:rsidRPr="00427A71">
        <w:rPr>
          <w:rStyle w:val="32"/>
          <w:rFonts w:hint="eastAsia"/>
          <w:rPrChange w:id="383" w:author="Administrator" w:date="2026-04-30T13:38:00Z">
            <w:rPr>
              <w:rFonts w:hint="eastAsia"/>
              <w:b/>
              <w:bCs/>
            </w:rPr>
          </w:rPrChange>
        </w:rPr>
        <w:t>执行逻辑阶段</w:t>
      </w:r>
      <w:bookmarkEnd w:id="381"/>
    </w:p>
    <w:p w14:paraId="26F3D85E" w14:textId="77777777" w:rsidR="00BD1B67" w:rsidRPr="0035336D" w:rsidRDefault="00BD1B67" w:rsidP="00BD1B67">
      <w:pPr>
        <w:pStyle w:val="af0"/>
        <w:widowControl/>
        <w:adjustRightInd w:val="0"/>
        <w:snapToGrid w:val="0"/>
        <w:spacing w:beforeAutospacing="0" w:after="0" w:afterAutospacing="0" w:line="360" w:lineRule="auto"/>
        <w:rPr>
          <w:rFonts w:ascii="Times New Roman" w:hAnsi="Times New Roman"/>
        </w:rPr>
      </w:pPr>
      <w:r w:rsidRPr="0035336D">
        <w:rPr>
          <w:rFonts w:ascii="Times New Roman" w:eastAsia="宋体" w:hAnsi="Times New Roman"/>
        </w:rPr>
        <w:t>本系统遵循标准的</w:t>
      </w:r>
      <w:r w:rsidRPr="0035336D">
        <w:rPr>
          <w:rFonts w:ascii="Times New Roman" w:hAnsi="Times New Roman"/>
        </w:rPr>
        <w:t>RAG</w:t>
      </w:r>
      <w:r w:rsidRPr="0035336D">
        <w:rPr>
          <w:rFonts w:ascii="Times New Roman" w:eastAsia="宋体" w:hAnsi="Times New Roman"/>
        </w:rPr>
        <w:t>执行范式，将其解构为检索、增强与生成三个阶段：</w:t>
      </w:r>
    </w:p>
    <w:p w14:paraId="73C0485D" w14:textId="77777777" w:rsidR="00BD1B67" w:rsidRPr="0035336D" w:rsidRDefault="00BD1B67" w:rsidP="00BD1B67">
      <w:pPr>
        <w:adjustRightInd w:val="0"/>
        <w:snapToGrid w:val="0"/>
        <w:ind w:firstLine="480"/>
      </w:pPr>
      <w:r w:rsidRPr="0035336D">
        <w:t>（</w:t>
      </w:r>
      <w:r w:rsidRPr="0035336D">
        <w:t>1</w:t>
      </w:r>
      <w:r w:rsidRPr="0035336D">
        <w:t>）检索阶段：利用语义向量与词法匹配技术，从非结构化文档库中筛选与查询相关的知识片段。</w:t>
      </w:r>
    </w:p>
    <w:p w14:paraId="32A51D29" w14:textId="77777777" w:rsidR="00BD1B67" w:rsidRPr="0035336D" w:rsidRDefault="00BD1B67" w:rsidP="00BD1B67">
      <w:pPr>
        <w:adjustRightInd w:val="0"/>
        <w:snapToGrid w:val="0"/>
        <w:ind w:firstLine="480"/>
      </w:pPr>
      <w:r w:rsidRPr="0035336D">
        <w:t>（</w:t>
      </w:r>
      <w:r w:rsidRPr="0035336D">
        <w:t>2</w:t>
      </w:r>
      <w:r w:rsidRPr="0035336D">
        <w:t>）增强阶段：将检索到的</w:t>
      </w:r>
      <w:r w:rsidRPr="0035336D">
        <w:t>Top-5</w:t>
      </w:r>
      <w:r w:rsidRPr="0035336D">
        <w:t>切片按相似度降序排列，注入预设的</w:t>
      </w:r>
      <w:r w:rsidRPr="0035336D">
        <w:t>Prompt</w:t>
      </w:r>
      <w:r w:rsidRPr="0035336D">
        <w:t>模板中。</w:t>
      </w:r>
    </w:p>
    <w:p w14:paraId="035C6DAA" w14:textId="77777777" w:rsidR="00BD1B67" w:rsidRPr="0035336D" w:rsidRDefault="00BD1B67" w:rsidP="00BD1B67">
      <w:pPr>
        <w:adjustRightInd w:val="0"/>
        <w:snapToGrid w:val="0"/>
        <w:ind w:firstLine="480"/>
      </w:pPr>
      <w:r w:rsidRPr="0035336D">
        <w:t>（</w:t>
      </w:r>
      <w:r w:rsidRPr="0035336D">
        <w:t>3</w:t>
      </w:r>
      <w:r w:rsidRPr="0035336D">
        <w:t>）生成阶段：</w:t>
      </w:r>
      <w:r w:rsidRPr="0035336D">
        <w:t>LLM</w:t>
      </w:r>
      <w:r w:rsidRPr="0035336D">
        <w:t>对增强后的上下文进行逻辑推导，产出具备事实依据的回答。</w:t>
      </w:r>
    </w:p>
    <w:p w14:paraId="0BE7B5FA" w14:textId="77777777" w:rsidR="00BD1B67" w:rsidRPr="0035336D" w:rsidRDefault="00BD1B67" w:rsidP="00BD1B67">
      <w:pPr>
        <w:adjustRightInd w:val="0"/>
        <w:snapToGrid w:val="0"/>
        <w:ind w:firstLine="480"/>
      </w:pPr>
      <w:r w:rsidRPr="00FD25CD">
        <w:t>如图</w:t>
      </w:r>
      <w:r w:rsidRPr="00FD25CD">
        <w:t>2-1</w:t>
      </w:r>
      <w:r w:rsidRPr="00FD25CD">
        <w:t>所示，本系统展示了从用户查询（</w:t>
      </w:r>
      <w:r w:rsidRPr="00FD25CD">
        <w:t>Query</w:t>
      </w:r>
      <w:r w:rsidRPr="00FD25CD">
        <w:t>）开始</w:t>
      </w:r>
      <w:r>
        <w:rPr>
          <w:rFonts w:hint="eastAsia"/>
        </w:rPr>
        <w:t>，</w:t>
      </w:r>
      <w:r w:rsidRPr="0035336D">
        <w:t>经过检索模块连接向量数据库、增强模块重组</w:t>
      </w:r>
      <w:r w:rsidRPr="0035336D">
        <w:t>Prompt</w:t>
      </w:r>
      <w:r w:rsidRPr="0035336D">
        <w:t>，到</w:t>
      </w:r>
      <w:r w:rsidRPr="0035336D">
        <w:t>LLM</w:t>
      </w:r>
      <w:r w:rsidRPr="0035336D">
        <w:t>生成输出的闭环流程。</w:t>
      </w:r>
    </w:p>
    <w:p w14:paraId="533CF988" w14:textId="77777777" w:rsidR="00536B9D" w:rsidRDefault="00745736">
      <w:pPr>
        <w:tabs>
          <w:tab w:val="left" w:pos="312"/>
        </w:tabs>
        <w:adjustRightInd w:val="0"/>
        <w:snapToGrid w:val="0"/>
        <w:ind w:firstLineChars="0" w:firstLine="0"/>
        <w:jc w:val="center"/>
        <w:pPrChange w:id="384" w:author="Administrator" w:date="2026-04-30T14:02:00Z">
          <w:pPr>
            <w:tabs>
              <w:tab w:val="left" w:pos="312"/>
            </w:tabs>
            <w:adjustRightInd w:val="0"/>
            <w:snapToGrid w:val="0"/>
            <w:ind w:firstLine="480"/>
            <w:jc w:val="center"/>
          </w:pPr>
        </w:pPrChange>
      </w:pPr>
      <w:r>
        <w:rPr>
          <w:noProof/>
        </w:rPr>
        <w:lastRenderedPageBreak/>
        <w:drawing>
          <wp:inline distT="0" distB="0" distL="114300" distR="114300" wp14:anchorId="4C6CA3D0" wp14:editId="7ED5489C">
            <wp:extent cx="5258994" cy="2490369"/>
            <wp:effectExtent l="19050" t="0" r="0" b="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26"/>
                    <a:srcRect t="2576"/>
                    <a:stretch>
                      <a:fillRect/>
                    </a:stretch>
                  </pic:blipFill>
                  <pic:spPr>
                    <a:xfrm>
                      <a:off x="0" y="0"/>
                      <a:ext cx="5258994" cy="2490369"/>
                    </a:xfrm>
                    <a:prstGeom prst="rect">
                      <a:avLst/>
                    </a:prstGeom>
                  </pic:spPr>
                </pic:pic>
              </a:graphicData>
            </a:graphic>
          </wp:inline>
        </w:drawing>
      </w:r>
    </w:p>
    <w:p w14:paraId="653DBBB5" w14:textId="77777777" w:rsidR="00536B9D" w:rsidRDefault="00BD1B67">
      <w:pPr>
        <w:pStyle w:val="51"/>
        <w:spacing w:after="120"/>
        <w:pPrChange w:id="385" w:author="Administrator" w:date="2026-04-30T13:54:00Z">
          <w:pPr>
            <w:tabs>
              <w:tab w:val="left" w:pos="312"/>
            </w:tabs>
            <w:adjustRightInd w:val="0"/>
            <w:snapToGrid w:val="0"/>
            <w:ind w:firstLine="480"/>
            <w:jc w:val="center"/>
          </w:pPr>
        </w:pPrChange>
      </w:pPr>
      <w:r w:rsidRPr="0035336D">
        <w:t>图</w:t>
      </w:r>
      <w:r w:rsidRPr="0035336D">
        <w:t>2-1 RAG</w:t>
      </w:r>
      <w:r w:rsidRPr="0035336D">
        <w:t>系统总体执行流程图</w:t>
      </w:r>
    </w:p>
    <w:p w14:paraId="0C56FEC6" w14:textId="77777777" w:rsidR="00536B9D" w:rsidRPr="00536B9D" w:rsidRDefault="00427A71">
      <w:pPr>
        <w:pStyle w:val="21"/>
        <w:rPr>
          <w:rFonts w:hint="eastAsia"/>
          <w:rPrChange w:id="386" w:author="Administrator" w:date="2026-04-30T13:32:00Z">
            <w:rPr>
              <w:rFonts w:ascii="黑体" w:eastAsia="黑体" w:hAnsi="黑体" w:hint="eastAsia"/>
              <w:sz w:val="28"/>
            </w:rPr>
          </w:rPrChange>
        </w:rPr>
        <w:pPrChange w:id="387" w:author="Administrator" w:date="2026-04-30T13:32:00Z">
          <w:pPr>
            <w:pStyle w:val="b63ee27f-4cf3-414c-9275-d88e3f90795e"/>
            <w:spacing w:line="360" w:lineRule="auto"/>
          </w:pPr>
        </w:pPrChange>
      </w:pPr>
      <w:bookmarkStart w:id="388" w:name="_Toc228451457"/>
      <w:r w:rsidRPr="00427A71">
        <w:rPr>
          <w:rFonts w:hint="eastAsia"/>
          <w:rPrChange w:id="389" w:author="Administrator" w:date="2026-04-30T13:32:00Z">
            <w:rPr>
              <w:rFonts w:ascii="黑体" w:hAnsi="黑体" w:hint="eastAsia"/>
              <w:b w:val="0"/>
              <w:szCs w:val="24"/>
            </w:rPr>
          </w:rPrChange>
        </w:rPr>
        <w:t>2.2</w:t>
      </w:r>
      <w:r w:rsidRPr="00427A71">
        <w:rPr>
          <w:rFonts w:hint="eastAsia"/>
          <w:rPrChange w:id="390" w:author="Administrator" w:date="2026-04-30T13:32:00Z">
            <w:rPr>
              <w:rFonts w:ascii="黑体" w:hAnsi="黑体" w:hint="eastAsia"/>
              <w:b w:val="0"/>
              <w:szCs w:val="24"/>
            </w:rPr>
          </w:rPrChange>
        </w:rPr>
        <w:t>文本表示与递归切片策略原理</w:t>
      </w:r>
      <w:bookmarkEnd w:id="388"/>
    </w:p>
    <w:p w14:paraId="0078BA9D" w14:textId="77777777" w:rsidR="00BD1B67" w:rsidRPr="003B71BA"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391" w:author="Administrator" w:date="2026-04-30T14:17:00Z">
            <w:rPr>
              <w:rFonts w:ascii="Times New Roman" w:hAnsi="Times New Roman"/>
            </w:rPr>
          </w:rPrChange>
        </w:rPr>
        <w:pPrChange w:id="392" w:author="Administrator" w:date="2026-04-30T14:22:00Z">
          <w:pPr>
            <w:pStyle w:val="af0"/>
            <w:widowControl/>
            <w:adjustRightInd w:val="0"/>
            <w:snapToGrid w:val="0"/>
            <w:spacing w:beforeAutospacing="0" w:after="0" w:afterAutospacing="0" w:line="360" w:lineRule="auto"/>
            <w:ind w:firstLineChars="200" w:firstLine="482"/>
          </w:pPr>
        </w:pPrChange>
      </w:pPr>
      <w:r w:rsidRPr="00427A71">
        <w:rPr>
          <w:rFonts w:ascii="Times New Roman" w:eastAsia="宋体" w:hAnsi="Times New Roman" w:hint="eastAsia"/>
          <w:rPrChange w:id="393" w:author="Administrator" w:date="2026-04-30T14:17:00Z">
            <w:rPr>
              <w:rFonts w:ascii="Times New Roman" w:eastAsia="黑体" w:hAnsi="Times New Roman" w:hint="eastAsia"/>
              <w:b/>
              <w:color w:val="000000"/>
            </w:rPr>
          </w:rPrChange>
        </w:rPr>
        <w:t>文档的入库处理是</w:t>
      </w:r>
      <w:r w:rsidRPr="00427A71">
        <w:rPr>
          <w:rFonts w:ascii="Times New Roman" w:eastAsia="宋体" w:hAnsi="Times New Roman"/>
          <w:rPrChange w:id="394" w:author="Administrator" w:date="2026-04-30T14:17:00Z">
            <w:rPr>
              <w:rFonts w:ascii="Times New Roman" w:eastAsia="黑体" w:hAnsi="Times New Roman"/>
              <w:b/>
              <w:color w:val="000000"/>
            </w:rPr>
          </w:rPrChange>
        </w:rPr>
        <w:t>RAG</w:t>
      </w:r>
      <w:r w:rsidRPr="00427A71">
        <w:rPr>
          <w:rFonts w:ascii="Times New Roman" w:eastAsia="宋体" w:hAnsi="Times New Roman" w:hint="eastAsia"/>
          <w:rPrChange w:id="395" w:author="Administrator" w:date="2026-04-30T14:17:00Z">
            <w:rPr>
              <w:rFonts w:ascii="Times New Roman" w:eastAsia="黑体" w:hAnsi="Times New Roman" w:hint="eastAsia"/>
              <w:b/>
              <w:color w:val="000000"/>
            </w:rPr>
          </w:rPrChange>
        </w:rPr>
        <w:t>系统的预处理重心，其核心在于平衡数据的</w:t>
      </w:r>
      <w:r w:rsidRPr="00427A71">
        <w:rPr>
          <w:rFonts w:ascii="Times New Roman" w:eastAsia="宋体" w:hAnsi="Times New Roman"/>
          <w:rPrChange w:id="396" w:author="Administrator" w:date="2026-04-30T14:17:00Z">
            <w:rPr>
              <w:rFonts w:ascii="Times New Roman" w:eastAsia="黑体" w:hAnsi="Times New Roman"/>
              <w:b/>
              <w:color w:val="000000"/>
            </w:rPr>
          </w:rPrChange>
        </w:rPr>
        <w:t>“</w:t>
      </w:r>
      <w:r w:rsidRPr="00427A71">
        <w:rPr>
          <w:rFonts w:ascii="Times New Roman" w:eastAsia="宋体" w:hAnsi="Times New Roman" w:hint="eastAsia"/>
          <w:rPrChange w:id="397" w:author="Administrator" w:date="2026-04-30T14:17:00Z">
            <w:rPr>
              <w:rFonts w:ascii="Times New Roman" w:eastAsia="黑体" w:hAnsi="Times New Roman" w:hint="eastAsia"/>
              <w:b/>
              <w:color w:val="000000"/>
            </w:rPr>
          </w:rPrChange>
        </w:rPr>
        <w:t>语义完整性</w:t>
      </w:r>
      <w:r w:rsidRPr="00427A71">
        <w:rPr>
          <w:rFonts w:ascii="Times New Roman" w:eastAsia="宋体" w:hAnsi="Times New Roman"/>
          <w:rPrChange w:id="398" w:author="Administrator" w:date="2026-04-30T14:17:00Z">
            <w:rPr>
              <w:rFonts w:ascii="Times New Roman" w:eastAsia="黑体" w:hAnsi="Times New Roman"/>
              <w:b/>
              <w:color w:val="000000"/>
            </w:rPr>
          </w:rPrChange>
        </w:rPr>
        <w:t>”</w:t>
      </w:r>
      <w:r w:rsidRPr="00427A71">
        <w:rPr>
          <w:rFonts w:ascii="Times New Roman" w:eastAsia="宋体" w:hAnsi="Times New Roman" w:hint="eastAsia"/>
          <w:rPrChange w:id="399" w:author="Administrator" w:date="2026-04-30T14:17:00Z">
            <w:rPr>
              <w:rFonts w:ascii="Times New Roman" w:eastAsia="黑体" w:hAnsi="Times New Roman" w:hint="eastAsia"/>
              <w:b/>
              <w:color w:val="000000"/>
            </w:rPr>
          </w:rPrChange>
        </w:rPr>
        <w:t>与</w:t>
      </w:r>
      <w:r w:rsidRPr="00427A71">
        <w:rPr>
          <w:rFonts w:ascii="Times New Roman" w:eastAsia="宋体" w:hAnsi="Times New Roman"/>
          <w:rPrChange w:id="400" w:author="Administrator" w:date="2026-04-30T14:17:00Z">
            <w:rPr>
              <w:rFonts w:ascii="Times New Roman" w:eastAsia="黑体" w:hAnsi="Times New Roman"/>
              <w:b/>
              <w:color w:val="000000"/>
            </w:rPr>
          </w:rPrChange>
        </w:rPr>
        <w:t>“</w:t>
      </w:r>
      <w:r w:rsidRPr="00427A71">
        <w:rPr>
          <w:rFonts w:ascii="Times New Roman" w:eastAsia="宋体" w:hAnsi="Times New Roman" w:hint="eastAsia"/>
          <w:rPrChange w:id="401" w:author="Administrator" w:date="2026-04-30T14:17:00Z">
            <w:rPr>
              <w:rFonts w:ascii="Times New Roman" w:eastAsia="黑体" w:hAnsi="Times New Roman" w:hint="eastAsia"/>
              <w:b/>
              <w:color w:val="000000"/>
            </w:rPr>
          </w:rPrChange>
        </w:rPr>
        <w:t>检索精准度</w:t>
      </w:r>
      <w:r w:rsidRPr="00427A71">
        <w:rPr>
          <w:rFonts w:ascii="Times New Roman" w:eastAsia="宋体" w:hAnsi="Times New Roman"/>
          <w:rPrChange w:id="402" w:author="Administrator" w:date="2026-04-30T14:17:00Z">
            <w:rPr>
              <w:rFonts w:ascii="Times New Roman" w:eastAsia="黑体" w:hAnsi="Times New Roman"/>
              <w:b/>
              <w:color w:val="000000"/>
            </w:rPr>
          </w:rPrChange>
        </w:rPr>
        <w:t>”</w:t>
      </w:r>
      <w:r w:rsidRPr="00427A71">
        <w:rPr>
          <w:rFonts w:ascii="Times New Roman" w:eastAsia="宋体" w:hAnsi="Times New Roman" w:hint="eastAsia"/>
          <w:rPrChange w:id="403" w:author="Administrator" w:date="2026-04-30T14:17:00Z">
            <w:rPr>
              <w:rFonts w:ascii="Times New Roman" w:eastAsia="黑体" w:hAnsi="Times New Roman" w:hint="eastAsia"/>
              <w:b/>
              <w:color w:val="000000"/>
            </w:rPr>
          </w:rPrChange>
        </w:rPr>
        <w:t>。</w:t>
      </w:r>
    </w:p>
    <w:p w14:paraId="329BD3DB" w14:textId="77777777" w:rsidR="00536B9D" w:rsidRPr="00536B9D" w:rsidRDefault="00427A71">
      <w:pPr>
        <w:pStyle w:val="31"/>
        <w:rPr>
          <w:rStyle w:val="32"/>
          <w:rPrChange w:id="404" w:author="Administrator" w:date="2026-04-30T13:38:00Z">
            <w:rPr>
              <w:rFonts w:eastAsia="黑体"/>
              <w:b/>
              <w:bCs/>
            </w:rPr>
          </w:rPrChange>
        </w:rPr>
        <w:pPrChange w:id="405" w:author="Administrator" w:date="2026-04-30T13:38:00Z">
          <w:pPr>
            <w:adjustRightInd w:val="0"/>
            <w:snapToGrid w:val="0"/>
            <w:ind w:firstLine="482"/>
          </w:pPr>
        </w:pPrChange>
      </w:pPr>
      <w:bookmarkStart w:id="406" w:name="_Toc228451458"/>
      <w:r w:rsidRPr="00427A71">
        <w:rPr>
          <w:rStyle w:val="32"/>
          <w:rPrChange w:id="407" w:author="Administrator" w:date="2026-04-30T13:38:00Z">
            <w:rPr>
              <w:b/>
              <w:bCs/>
            </w:rPr>
          </w:rPrChange>
        </w:rPr>
        <w:t>2.2.1</w:t>
      </w:r>
      <w:r w:rsidRPr="00427A71">
        <w:rPr>
          <w:rStyle w:val="32"/>
          <w:rFonts w:hint="eastAsia"/>
          <w:rPrChange w:id="408" w:author="Administrator" w:date="2026-04-30T13:38:00Z">
            <w:rPr>
              <w:rFonts w:hint="eastAsia"/>
              <w:b/>
              <w:bCs/>
            </w:rPr>
          </w:rPrChange>
        </w:rPr>
        <w:t>文本表示模型与相似度度量</w:t>
      </w:r>
      <w:bookmarkEnd w:id="406"/>
    </w:p>
    <w:p w14:paraId="1F1B4297" w14:textId="77777777" w:rsidR="00536B9D" w:rsidRDefault="00427A71">
      <w:pPr>
        <w:pStyle w:val="af0"/>
        <w:widowControl/>
        <w:adjustRightInd w:val="0"/>
        <w:snapToGrid w:val="0"/>
        <w:spacing w:beforeAutospacing="0" w:after="0" w:afterAutospacing="0" w:line="360" w:lineRule="auto"/>
        <w:ind w:firstLineChars="200" w:firstLine="480"/>
        <w:pPrChange w:id="409" w:author="Administrator" w:date="2026-04-30T14:17:00Z">
          <w:pPr>
            <w:adjustRightInd w:val="0"/>
            <w:snapToGrid w:val="0"/>
            <w:ind w:firstLine="482"/>
          </w:pPr>
        </w:pPrChange>
      </w:pPr>
      <w:del w:id="410" w:author="Administrator" w:date="2026-04-30T13:38:00Z">
        <w:r w:rsidRPr="00427A71">
          <w:rPr>
            <w:rFonts w:ascii="Times New Roman" w:eastAsia="宋体" w:hAnsi="Times New Roman"/>
            <w:rPrChange w:id="411" w:author="Administrator" w:date="2026-04-30T14:17:00Z">
              <w:rPr>
                <w:rFonts w:eastAsia="黑体"/>
                <w:b/>
                <w:bCs/>
              </w:rPr>
            </w:rPrChange>
          </w:rPr>
          <w:tab/>
        </w:r>
      </w:del>
      <w:r w:rsidRPr="00427A71">
        <w:rPr>
          <w:rFonts w:ascii="Times New Roman" w:eastAsia="宋体" w:hAnsi="Times New Roman" w:hint="eastAsia"/>
          <w:rPrChange w:id="412" w:author="Administrator" w:date="2026-04-30T14:17:00Z">
            <w:rPr>
              <w:rFonts w:eastAsia="黑体" w:hint="eastAsia"/>
            </w:rPr>
          </w:rPrChange>
        </w:rPr>
        <w:t>在检索增强（</w:t>
      </w:r>
      <w:r w:rsidRPr="00427A71">
        <w:rPr>
          <w:rFonts w:ascii="Times New Roman" w:eastAsia="宋体" w:hAnsi="Times New Roman"/>
          <w:rPrChange w:id="413" w:author="Administrator" w:date="2026-04-30T14:17:00Z">
            <w:rPr>
              <w:rFonts w:eastAsia="黑体"/>
            </w:rPr>
          </w:rPrChange>
        </w:rPr>
        <w:t>RAG</w:t>
      </w:r>
      <w:r w:rsidRPr="00427A71">
        <w:rPr>
          <w:rFonts w:ascii="Times New Roman" w:eastAsia="宋体" w:hAnsi="Times New Roman" w:hint="eastAsia"/>
          <w:rPrChange w:id="414" w:author="Administrator" w:date="2026-04-30T14:17:00Z">
            <w:rPr>
              <w:rFonts w:eastAsia="黑体" w:hint="eastAsia"/>
            </w:rPr>
          </w:rPrChange>
        </w:rPr>
        <w:t>）架构中，文本特征提取与相似度计算是实现</w:t>
      </w:r>
      <w:r w:rsidRPr="00427A71">
        <w:rPr>
          <w:rFonts w:ascii="Times New Roman" w:eastAsia="宋体" w:hAnsi="Times New Roman"/>
          <w:rPrChange w:id="415" w:author="Administrator" w:date="2026-04-30T14:17:00Z">
            <w:rPr>
              <w:rFonts w:eastAsia="黑体"/>
            </w:rPr>
          </w:rPrChange>
        </w:rPr>
        <w:t>“</w:t>
      </w:r>
      <w:r w:rsidRPr="00427A71">
        <w:rPr>
          <w:rFonts w:ascii="Times New Roman" w:eastAsia="宋体" w:hAnsi="Times New Roman" w:hint="eastAsia"/>
          <w:rPrChange w:id="416" w:author="Administrator" w:date="2026-04-30T14:17:00Z">
            <w:rPr>
              <w:rFonts w:eastAsia="黑体" w:hint="eastAsia"/>
            </w:rPr>
          </w:rPrChange>
        </w:rPr>
        <w:t>精准事实召回</w:t>
      </w:r>
      <w:r w:rsidRPr="00427A71">
        <w:rPr>
          <w:rFonts w:ascii="Times New Roman" w:eastAsia="宋体" w:hAnsi="Times New Roman"/>
          <w:rPrChange w:id="417" w:author="Administrator" w:date="2026-04-30T14:17:00Z">
            <w:rPr>
              <w:rFonts w:eastAsia="黑体"/>
            </w:rPr>
          </w:rPrChange>
        </w:rPr>
        <w:t>”</w:t>
      </w:r>
      <w:r w:rsidRPr="00427A71">
        <w:rPr>
          <w:rFonts w:ascii="Times New Roman" w:eastAsia="宋体" w:hAnsi="Times New Roman" w:hint="eastAsia"/>
          <w:rPrChange w:id="418" w:author="Administrator" w:date="2026-04-30T14:17:00Z">
            <w:rPr>
              <w:rFonts w:eastAsia="黑体" w:hint="eastAsia"/>
            </w:rPr>
          </w:rPrChange>
        </w:rPr>
        <w:t>的底层基石。为了确保检索的高效性与准确率，本系统在这两个核心维度的具体选型与度量原理如下：</w:t>
      </w:r>
    </w:p>
    <w:p w14:paraId="73D66B83" w14:textId="77777777" w:rsidR="00BD1B67" w:rsidRPr="0035336D" w:rsidRDefault="00BD1B67" w:rsidP="00BD1B67">
      <w:pPr>
        <w:adjustRightInd w:val="0"/>
        <w:snapToGrid w:val="0"/>
        <w:ind w:firstLine="480"/>
      </w:pPr>
      <w:r w:rsidRPr="0035336D">
        <w:t>（</w:t>
      </w:r>
      <w:r w:rsidRPr="0035336D">
        <w:t>1</w:t>
      </w:r>
      <w:r w:rsidRPr="0035336D">
        <w:t>）向量化模型选取：针对企业医药类私有文档中包含大量专有名词（如</w:t>
      </w:r>
      <w:r w:rsidRPr="0035336D">
        <w:t>“KTR-101”</w:t>
      </w:r>
      <w:r w:rsidRPr="0035336D">
        <w:t>、</w:t>
      </w:r>
      <w:r w:rsidRPr="0035336D">
        <w:t>“</w:t>
      </w:r>
      <w:r w:rsidRPr="0035336D">
        <w:t>先导化合物</w:t>
      </w:r>
      <w:r w:rsidRPr="0035336D">
        <w:t>”</w:t>
      </w:r>
      <w:r w:rsidRPr="0035336D">
        <w:t>）的特点，系统选用了对中文自然语言理解具备显著优势的</w:t>
      </w:r>
      <w:r w:rsidRPr="0035336D">
        <w:t xml:space="preserve"> text</w:t>
      </w:r>
      <w:del w:id="419" w:author="Administrator" w:date="2026-04-30T14:14:00Z">
        <w:r w:rsidRPr="0035336D" w:rsidDel="00DB126D">
          <w:delText>2v</w:delText>
        </w:r>
      </w:del>
      <w:r w:rsidRPr="0035336D">
        <w:t xml:space="preserve">ec-base-chinese </w:t>
      </w:r>
      <w:r w:rsidRPr="0035336D">
        <w:t>预训练模型。该模型能够将长短不一的自然语言片段及用户的即时提问，统一降维并映射到</w:t>
      </w:r>
      <w:r w:rsidRPr="0035336D">
        <w:t xml:space="preserve"> 768 </w:t>
      </w:r>
      <w:r w:rsidRPr="0035336D">
        <w:t>维的稠密连续向量空间中，从而将复杂的文字语义比对，降维转化为可量化计算的数学问题。</w:t>
      </w:r>
    </w:p>
    <w:p w14:paraId="03E7822F" w14:textId="77777777" w:rsidR="00BD1B67" w:rsidRPr="0035336D" w:rsidRDefault="00BD1B67" w:rsidP="00BD1B67">
      <w:pPr>
        <w:adjustRightInd w:val="0"/>
        <w:snapToGrid w:val="0"/>
        <w:ind w:firstLine="480"/>
      </w:pPr>
      <w:r w:rsidRPr="0035336D">
        <w:t>（</w:t>
      </w:r>
      <w:r w:rsidRPr="0035336D">
        <w:t>2</w:t>
      </w:r>
      <w:r w:rsidRPr="0035336D">
        <w:t>）相似度度量算法：在获取</w:t>
      </w:r>
      <w:r w:rsidRPr="0035336D">
        <w:t xml:space="preserve"> 768 </w:t>
      </w:r>
      <w:r w:rsidRPr="0035336D">
        <w:t>维的高维空间特征后，系统采用余弦相似度（</w:t>
      </w:r>
      <w:r w:rsidRPr="0035336D">
        <w:t>Cosine Similarity</w:t>
      </w:r>
      <w:r w:rsidRPr="0035336D">
        <w:t>）来定量衡量不同向量间的空间夹角大小，以此判定提问与文档间的语义相关度。其度量数学公式如下：</w:t>
      </w:r>
      <w:r w:rsidRPr="0035336D">
        <w:rPr>
          <w:i/>
        </w:rPr>
        <w:br/>
      </w:r>
      <m:oMathPara>
        <m:oMathParaPr>
          <m:jc m:val="center"/>
        </m:oMathParaPr>
        <m:oMath>
          <m:r>
            <w:rPr>
              <w:rFonts w:ascii="Cambria Math" w:hAnsi="Cambria Math"/>
            </w:rPr>
            <m:t>similarity=</m:t>
          </m:r>
          <m:f>
            <m:fPr>
              <m:ctrlPr>
                <w:rPr>
                  <w:rFonts w:ascii="Cambria Math" w:hAnsi="Cambria Math"/>
                  <w:i/>
                  <w:kern w:val="0"/>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r>
                    <w:rPr>
                      <w:rFonts w:ascii="Cambria Math" w:hAnsi="Cambria Math"/>
                    </w:rPr>
                    <m:t>B</m:t>
                  </m:r>
                </m:e>
              </m:d>
              <m:r>
                <w:rPr>
                  <w:rFonts w:ascii="Cambria Math" w:hAnsi="Cambria Math"/>
                </w:rPr>
                <m:t>|</m:t>
              </m:r>
            </m:den>
          </m:f>
        </m:oMath>
      </m:oMathPara>
    </w:p>
    <w:p w14:paraId="6379EB10" w14:textId="77777777" w:rsidR="00BD1B67" w:rsidRPr="0035336D" w:rsidRDefault="00BD1B67" w:rsidP="00BD1B67">
      <w:pPr>
        <w:adjustRightInd w:val="0"/>
        <w:snapToGrid w:val="0"/>
        <w:ind w:firstLine="480"/>
      </w:pPr>
      <w:r w:rsidRPr="0035336D">
        <w:t>（</w:t>
      </w:r>
      <w:r w:rsidRPr="0035336D">
        <w:t>3</w:t>
      </w:r>
      <w:r w:rsidRPr="0035336D">
        <w:t>）物理意义与工程应用逻辑</w:t>
      </w:r>
    </w:p>
    <w:p w14:paraId="573BA22C" w14:textId="77777777" w:rsidR="00BD1B67" w:rsidRPr="0035336D" w:rsidRDefault="00BD1B67" w:rsidP="00BD1B67">
      <w:pPr>
        <w:adjustRightInd w:val="0"/>
        <w:snapToGrid w:val="0"/>
        <w:ind w:firstLine="480"/>
      </w:pPr>
      <w:r w:rsidRPr="0035336D">
        <w:t>在该度量公式中，</w:t>
      </w:r>
      <m:oMath>
        <m:d>
          <m:dPr>
            <m:begChr m:val="|"/>
            <m:endChr m:val="|"/>
            <m:ctrlPr>
              <w:rPr>
                <w:rFonts w:ascii="Cambria Math" w:hAnsi="Cambria Math"/>
                <w:i/>
              </w:rPr>
            </m:ctrlPr>
          </m:dPr>
          <m:e>
            <m:r>
              <w:rPr>
                <w:rFonts w:ascii="Cambria Math" w:hAnsi="Cambria Math"/>
              </w:rPr>
              <m:t>A</m:t>
            </m:r>
          </m:e>
        </m:d>
      </m:oMath>
      <w:r w:rsidRPr="0035336D">
        <w:t>与</w:t>
      </w:r>
      <m:oMath>
        <m:d>
          <m:dPr>
            <m:begChr m:val="|"/>
            <m:endChr m:val="|"/>
            <m:ctrlPr>
              <w:rPr>
                <w:rFonts w:ascii="Cambria Math" w:hAnsi="Cambria Math"/>
                <w:i/>
              </w:rPr>
            </m:ctrlPr>
          </m:dPr>
          <m:e>
            <m:r>
              <w:rPr>
                <w:rFonts w:ascii="Cambria Math" w:hAnsi="Cambria Math"/>
              </w:rPr>
              <m:t>B</m:t>
            </m:r>
          </m:e>
        </m:d>
      </m:oMath>
      <w:r w:rsidRPr="0035336D">
        <w:t>分别代表提问（</w:t>
      </w:r>
      <w:r w:rsidRPr="0035336D">
        <w:t>Query</w:t>
      </w:r>
      <w:r w:rsidRPr="0035336D">
        <w:t>）与文档片段（</w:t>
      </w:r>
      <w:r w:rsidRPr="0035336D">
        <w:t>Chunk</w:t>
      </w:r>
      <w:r w:rsidRPr="0035336D">
        <w:t>）所对应的</w:t>
      </w:r>
      <w:r w:rsidRPr="0035336D">
        <w:t xml:space="preserve"> 768 </w:t>
      </w:r>
      <w:r w:rsidRPr="0035336D">
        <w:lastRenderedPageBreak/>
        <w:t>维特征向量。公式的分子项</w:t>
      </w:r>
      <m:oMath>
        <m:r>
          <w:rPr>
            <w:rFonts w:ascii="Cambria Math" w:hAnsi="Cambria Math"/>
          </w:rPr>
          <m:t>A∙B</m:t>
        </m:r>
      </m:oMath>
      <w:r w:rsidRPr="0035336D">
        <w:t>表示两者在多维空间中的内积；而分母项则通过计算两个向量的</w:t>
      </w:r>
      <w:r w:rsidRPr="0035336D">
        <w:t xml:space="preserve"> L2 </w:t>
      </w:r>
      <w:r w:rsidRPr="0035336D">
        <w:t>范数（模长）乘积，巧妙地消除了因用户提问长短不一而带来的量纲干扰，使相似度的评判纯粹取决于</w:t>
      </w:r>
      <w:r w:rsidRPr="0035336D">
        <w:t>“</w:t>
      </w:r>
      <w:r w:rsidRPr="0035336D">
        <w:t>语义方向</w:t>
      </w:r>
      <w:r w:rsidRPr="0035336D">
        <w:t>”</w:t>
      </w:r>
      <w:r w:rsidRPr="0035336D">
        <w:t>。</w:t>
      </w:r>
    </w:p>
    <w:p w14:paraId="25C95843" w14:textId="77777777" w:rsidR="00BD1B67" w:rsidRPr="0035336D" w:rsidRDefault="00BD1B67" w:rsidP="00BD1B67">
      <w:pPr>
        <w:adjustRightInd w:val="0"/>
        <w:snapToGrid w:val="0"/>
        <w:ind w:firstLine="480"/>
      </w:pPr>
      <w:r w:rsidRPr="0035336D">
        <w:t>在物理意义层面，该公式计算得出的</w:t>
      </w:r>
      <w:r w:rsidRPr="0035336D">
        <w:t xml:space="preserve"> similarity </w:t>
      </w:r>
      <w:r w:rsidRPr="0035336D">
        <w:t>值域分布在</w:t>
      </w:r>
      <w:r w:rsidRPr="0035336D">
        <w:t xml:space="preserve"> [-1, 1]</w:t>
      </w:r>
      <w:r w:rsidRPr="0035336D">
        <w:t>之间。值越趋近于</w:t>
      </w:r>
      <w:r w:rsidRPr="0035336D">
        <w:t xml:space="preserve"> 1</w:t>
      </w:r>
      <w:r w:rsidRPr="0035336D">
        <w:t>，意味着两个向量在空间中的指向越一致，即两段文本在语义层面的匹配度越高。在系统的实际工程链路中，底层的</w:t>
      </w:r>
      <w:r w:rsidRPr="0035336D">
        <w:t xml:space="preserve"> FAISS </w:t>
      </w:r>
      <w:r w:rsidRPr="0035336D">
        <w:t>向量中枢利用该算法完成海量切片的毫秒级比对后，会进一步结合系统预设的</w:t>
      </w:r>
      <w:r w:rsidRPr="0035336D">
        <w:t xml:space="preserve"> 0.45 </w:t>
      </w:r>
      <w:r w:rsidRPr="0035336D">
        <w:t>相似度安全阈值进行过滤。这种</w:t>
      </w:r>
      <w:r w:rsidRPr="0035336D">
        <w:t>“</w:t>
      </w:r>
      <w:r w:rsidRPr="0035336D">
        <w:t>向量化</w:t>
      </w:r>
      <w:r w:rsidRPr="0035336D">
        <w:t>+</w:t>
      </w:r>
      <w:r w:rsidRPr="0035336D">
        <w:t>余弦度量</w:t>
      </w:r>
      <w:r w:rsidRPr="0035336D">
        <w:t>+</w:t>
      </w:r>
      <w:r w:rsidRPr="0035336D">
        <w:t>硬阈值拦截</w:t>
      </w:r>
      <w:r w:rsidRPr="0035336D">
        <w:t>”</w:t>
      </w:r>
      <w:r w:rsidRPr="0035336D">
        <w:t>的组合拳，从源头上保障了输入给大模型的上下文片段具备极高的事实相关性。</w:t>
      </w:r>
    </w:p>
    <w:p w14:paraId="384BD9DB" w14:textId="77777777" w:rsidR="00536B9D" w:rsidRPr="00536B9D" w:rsidRDefault="00427A71">
      <w:pPr>
        <w:pStyle w:val="31"/>
        <w:rPr>
          <w:rStyle w:val="32"/>
          <w:rPrChange w:id="420" w:author="Administrator" w:date="2026-04-30T13:38:00Z">
            <w:rPr>
              <w:rFonts w:eastAsia="黑体"/>
              <w:b/>
              <w:bCs/>
            </w:rPr>
          </w:rPrChange>
        </w:rPr>
        <w:pPrChange w:id="421" w:author="Administrator" w:date="2026-04-30T13:38:00Z">
          <w:pPr>
            <w:adjustRightInd w:val="0"/>
            <w:snapToGrid w:val="0"/>
            <w:ind w:firstLine="482"/>
          </w:pPr>
        </w:pPrChange>
      </w:pPr>
      <w:bookmarkStart w:id="422" w:name="_Toc228451459"/>
      <w:r w:rsidRPr="00427A71">
        <w:rPr>
          <w:rStyle w:val="32"/>
          <w:rPrChange w:id="423" w:author="Administrator" w:date="2026-04-30T13:38:00Z">
            <w:rPr>
              <w:b/>
              <w:bCs/>
            </w:rPr>
          </w:rPrChange>
        </w:rPr>
        <w:t>2.2.2</w:t>
      </w:r>
      <w:r w:rsidRPr="00427A71">
        <w:rPr>
          <w:rStyle w:val="32"/>
          <w:rFonts w:hint="eastAsia"/>
          <w:rPrChange w:id="424" w:author="Administrator" w:date="2026-04-30T13:38:00Z">
            <w:rPr>
              <w:rFonts w:hint="eastAsia"/>
              <w:b/>
              <w:bCs/>
            </w:rPr>
          </w:rPrChange>
        </w:rPr>
        <w:t>递归切片与重叠机制</w:t>
      </w:r>
      <w:bookmarkEnd w:id="422"/>
    </w:p>
    <w:p w14:paraId="50F18664" w14:textId="373085BC" w:rsidR="00BD1B67" w:rsidRPr="0035336D" w:rsidRDefault="00BD1B67" w:rsidP="00BD1B67">
      <w:pPr>
        <w:adjustRightInd w:val="0"/>
        <w:snapToGrid w:val="0"/>
        <w:ind w:firstLine="480"/>
      </w:pPr>
      <w:r w:rsidRPr="0035336D">
        <w:t>在长文本的向量化预处理阶段，文本切片（</w:t>
      </w:r>
      <w:r w:rsidRPr="0035336D">
        <w:t>Chunk</w:t>
      </w:r>
      <w:r w:rsidRPr="0035336D">
        <w:t>）的粒度划分将直接决定下游检索引擎的召回质量。若采用简单粗暴的定长截断，极易破坏自然语言的语法结构；若切片尺寸过大，则会稀释核心语义，引入冗余噪声。为此，本系统引入了精细化的递归切分与重叠滑动机制</w:t>
      </w:r>
      <w:ins w:id="425" w:author="梦 毛" w:date="2026-05-01T01:16:00Z" w16du:dateUtc="2026-04-30T17:16:00Z">
        <w:r w:rsidR="00276F87">
          <w:fldChar w:fldCharType="begin"/>
        </w:r>
        <w:r w:rsidR="00276F87">
          <w:instrText xml:space="preserve"> ADDIN NE.Ref.{2C1B611F-C831-4C5B-8B84-8D21B7980488}</w:instrText>
        </w:r>
      </w:ins>
      <w:r w:rsidR="00276F87">
        <w:fldChar w:fldCharType="separate"/>
      </w:r>
      <w:ins w:id="426" w:author="梦 毛" w:date="2026-05-01T01:37:00Z" w16du:dateUtc="2026-04-30T17:37:00Z">
        <w:r w:rsidR="00EA5BC4">
          <w:rPr>
            <w:color w:val="080000"/>
            <w:kern w:val="0"/>
          </w:rPr>
          <w:t>[5]</w:t>
        </w:r>
      </w:ins>
      <w:ins w:id="427" w:author="梦 毛" w:date="2026-05-01T01:16:00Z" w16du:dateUtc="2026-04-30T17:16:00Z">
        <w:r w:rsidR="00276F87">
          <w:fldChar w:fldCharType="end"/>
        </w:r>
      </w:ins>
      <w:r w:rsidRPr="0035336D">
        <w:t>。</w:t>
      </w:r>
    </w:p>
    <w:p w14:paraId="5CBD9061" w14:textId="77777777" w:rsidR="00BD1B67" w:rsidRPr="0035336D" w:rsidRDefault="00BD1B67" w:rsidP="00BD1B67">
      <w:pPr>
        <w:adjustRightInd w:val="0"/>
        <w:snapToGrid w:val="0"/>
        <w:ind w:firstLine="480"/>
      </w:pPr>
      <w:r w:rsidRPr="0035336D">
        <w:t>（</w:t>
      </w:r>
      <w:r w:rsidRPr="0035336D">
        <w:t>1</w:t>
      </w:r>
      <w:r w:rsidRPr="0035336D">
        <w:t>）基于自然语言边界的递归切片（</w:t>
      </w:r>
      <w:r w:rsidRPr="0035336D">
        <w:t>512</w:t>
      </w:r>
      <w:r w:rsidRPr="0035336D">
        <w:t>字符窗口）</w:t>
      </w:r>
    </w:p>
    <w:p w14:paraId="6F58C236" w14:textId="77777777" w:rsidR="00BD1B67" w:rsidRPr="0035336D" w:rsidRDefault="00BD1B67" w:rsidP="00BD1B67">
      <w:pPr>
        <w:adjustRightInd w:val="0"/>
        <w:snapToGrid w:val="0"/>
        <w:ind w:firstLine="480"/>
      </w:pPr>
      <w:r w:rsidRPr="0035336D">
        <w:t>本研究摒弃了机械的按数计字，采用了基于自然语言边界的递归字符切片策略（</w:t>
      </w:r>
      <w:r w:rsidRPr="0035336D">
        <w:t>Recursive Character Splitting</w:t>
      </w:r>
      <w:r w:rsidRPr="0035336D">
        <w:t>）。算法在执行时，会按优先级顺次扫描双换行符（段落边界）、单换行符及句号等高层级标点进行断句。只有当某一完整语义块超出系统设定的</w:t>
      </w:r>
      <w:r w:rsidRPr="0035336D">
        <w:t xml:space="preserve"> 512 </w:t>
      </w:r>
      <w:r w:rsidRPr="0035336D">
        <w:t>字符最大窗口限制时，算法才会向下递归，寻找逗号或空格等次级标点进行裂变切分。这种策略从物理层面最大限度地保障了每一个知识切片的语义自洽性。</w:t>
      </w:r>
    </w:p>
    <w:p w14:paraId="3B1F7DD0" w14:textId="77777777" w:rsidR="00BD1B67" w:rsidRPr="0035336D" w:rsidRDefault="00BD1B67" w:rsidP="00BD1B67">
      <w:pPr>
        <w:adjustRightInd w:val="0"/>
        <w:snapToGrid w:val="0"/>
        <w:ind w:firstLine="480"/>
      </w:pPr>
      <w:r w:rsidRPr="0035336D">
        <w:t>（</w:t>
      </w:r>
      <w:r w:rsidRPr="0035336D">
        <w:t>2</w:t>
      </w:r>
      <w:r w:rsidRPr="0035336D">
        <w:t>）滑动重叠区的语境保留（</w:t>
      </w:r>
      <w:r w:rsidRPr="0035336D">
        <w:t>50</w:t>
      </w:r>
      <w:r w:rsidRPr="0035336D">
        <w:t>字符</w:t>
      </w:r>
      <w:r w:rsidRPr="0035336D">
        <w:t xml:space="preserve"> Overlap</w:t>
      </w:r>
      <w:r w:rsidRPr="0035336D">
        <w:t>）</w:t>
      </w:r>
    </w:p>
    <w:p w14:paraId="422A797E" w14:textId="77777777" w:rsidR="00BD1B67" w:rsidRPr="0035336D" w:rsidRDefault="00BD1B67" w:rsidP="00BD1B67">
      <w:pPr>
        <w:adjustRightInd w:val="0"/>
        <w:snapToGrid w:val="0"/>
        <w:ind w:firstLine="480"/>
      </w:pPr>
      <w:r w:rsidRPr="0035336D">
        <w:t>针对长篇企业文档中频繁出现的跨段落代词指代（如：</w:t>
      </w:r>
      <w:r w:rsidRPr="0035336D">
        <w:t>“</w:t>
      </w:r>
      <w:r w:rsidRPr="0035336D">
        <w:t>针对上述政策要求</w:t>
      </w:r>
      <w:r w:rsidRPr="0035336D">
        <w:t>”</w:t>
      </w:r>
      <w:r w:rsidRPr="0035336D">
        <w:t>、</w:t>
      </w:r>
      <w:r w:rsidRPr="0035336D">
        <w:t>“</w:t>
      </w:r>
      <w:r w:rsidRPr="0035336D">
        <w:t>该化合物的副作用</w:t>
      </w:r>
      <w:r w:rsidRPr="0035336D">
        <w:t>”</w:t>
      </w:r>
      <w:r w:rsidRPr="0035336D">
        <w:t>）问题，单纯的边界切片依然存在风险。为此，系统在相邻的两个物理切片之间，强制设计了</w:t>
      </w:r>
      <w:r w:rsidRPr="0035336D">
        <w:t xml:space="preserve"> 50 </w:t>
      </w:r>
      <w:r w:rsidRPr="0035336D">
        <w:t>字符的滑动重叠度（</w:t>
      </w:r>
      <w:r w:rsidRPr="0035336D">
        <w:t>Overlap</w:t>
      </w:r>
      <w:r w:rsidRPr="0035336D">
        <w:t>）。如图</w:t>
      </w:r>
      <w:r w:rsidRPr="0035336D">
        <w:t xml:space="preserve"> 2-2 </w:t>
      </w:r>
      <w:r w:rsidRPr="0035336D">
        <w:t>所示，这一机制使得后一切片的头部能够冗余继承前一切片尾部的关键语境，有效防止了核心定义或专有名词在切分边界处被</w:t>
      </w:r>
      <w:r w:rsidRPr="0035336D">
        <w:t>“</w:t>
      </w:r>
      <w:r w:rsidRPr="0035336D">
        <w:t>硬性腰斩</w:t>
      </w:r>
      <w:r w:rsidRPr="0035336D">
        <w:t>”</w:t>
      </w:r>
      <w:r w:rsidRPr="0035336D">
        <w:t>。</w:t>
      </w:r>
    </w:p>
    <w:p w14:paraId="7283A3F2" w14:textId="77777777" w:rsidR="00536B9D" w:rsidRDefault="00745736">
      <w:pPr>
        <w:adjustRightInd w:val="0"/>
        <w:snapToGrid w:val="0"/>
        <w:ind w:firstLineChars="0" w:firstLine="0"/>
        <w:jc w:val="center"/>
        <w:rPr>
          <w:b/>
          <w:bCs/>
        </w:rPr>
        <w:pPrChange w:id="428" w:author="Administrator" w:date="2026-04-30T14:02:00Z">
          <w:pPr>
            <w:adjustRightInd w:val="0"/>
            <w:snapToGrid w:val="0"/>
            <w:ind w:firstLine="482"/>
            <w:jc w:val="center"/>
          </w:pPr>
        </w:pPrChange>
      </w:pPr>
      <w:r>
        <w:rPr>
          <w:b/>
          <w:bCs/>
          <w:noProof/>
        </w:rPr>
        <w:lastRenderedPageBreak/>
        <w:drawing>
          <wp:inline distT="0" distB="0" distL="114300" distR="114300" wp14:anchorId="574F9802" wp14:editId="23877100">
            <wp:extent cx="5257165" cy="2520315"/>
            <wp:effectExtent l="0" t="0" r="635" b="6985"/>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27"/>
                    <a:stretch>
                      <a:fillRect/>
                    </a:stretch>
                  </pic:blipFill>
                  <pic:spPr>
                    <a:xfrm>
                      <a:off x="0" y="0"/>
                      <a:ext cx="5257165" cy="2520315"/>
                    </a:xfrm>
                    <a:prstGeom prst="rect">
                      <a:avLst/>
                    </a:prstGeom>
                  </pic:spPr>
                </pic:pic>
              </a:graphicData>
            </a:graphic>
          </wp:inline>
        </w:drawing>
      </w:r>
    </w:p>
    <w:p w14:paraId="3F357E90" w14:textId="77777777" w:rsidR="00536B9D" w:rsidRDefault="00BD1B67">
      <w:pPr>
        <w:pStyle w:val="51"/>
        <w:spacing w:after="120"/>
        <w:rPr>
          <w:rFonts w:hint="eastAsia"/>
        </w:rPr>
        <w:pPrChange w:id="429" w:author="Administrator" w:date="2026-04-30T13:54:00Z">
          <w:pPr>
            <w:pStyle w:val="af0"/>
            <w:widowControl/>
            <w:adjustRightInd w:val="0"/>
            <w:snapToGrid w:val="0"/>
            <w:spacing w:beforeAutospacing="0" w:after="0" w:afterAutospacing="0" w:line="360" w:lineRule="auto"/>
            <w:ind w:firstLineChars="200" w:firstLine="480"/>
            <w:jc w:val="center"/>
          </w:pPr>
        </w:pPrChange>
      </w:pPr>
      <w:r w:rsidRPr="0035336D">
        <w:t>图</w:t>
      </w:r>
      <w:r w:rsidRPr="0035336D">
        <w:t xml:space="preserve">2-2 </w:t>
      </w:r>
      <w:r w:rsidRPr="0035336D">
        <w:t>文档递归切片与重叠（</w:t>
      </w:r>
      <w:r w:rsidRPr="0035336D">
        <w:t>Overlap</w:t>
      </w:r>
      <w:r w:rsidRPr="0035336D">
        <w:t>）逻辑示意图</w:t>
      </w:r>
    </w:p>
    <w:p w14:paraId="024539B3" w14:textId="77777777" w:rsidR="00BD1B67" w:rsidRPr="0035336D" w:rsidRDefault="00BD1B67" w:rsidP="00BD1B67">
      <w:pPr>
        <w:adjustRightInd w:val="0"/>
        <w:snapToGrid w:val="0"/>
        <w:ind w:firstLine="480"/>
      </w:pPr>
      <w:r w:rsidRPr="0035336D">
        <w:t>上图直观还原了一段超长医药文本在</w:t>
      </w:r>
      <w:r w:rsidRPr="0035336D">
        <w:t xml:space="preserve"> 512 </w:t>
      </w:r>
      <w:r w:rsidRPr="0035336D">
        <w:t>字符窗口下的切割流转动作，并重点高亮标注了</w:t>
      </w:r>
      <w:r w:rsidRPr="0035336D">
        <w:t xml:space="preserve"> 50 </w:t>
      </w:r>
      <w:r w:rsidRPr="0035336D">
        <w:t>字符的相邻重复区。深刻揭示了</w:t>
      </w:r>
      <w:r w:rsidRPr="0035336D">
        <w:t xml:space="preserve"> Overlap </w:t>
      </w:r>
      <w:r w:rsidRPr="0035336D">
        <w:t>机制在维持前后文语义连贯性、以及缓解大模型长距离指代遗忘问题上的核心工程价值。</w:t>
      </w:r>
    </w:p>
    <w:p w14:paraId="34C34445" w14:textId="77777777" w:rsidR="00536B9D" w:rsidRPr="00536B9D" w:rsidRDefault="00427A71">
      <w:pPr>
        <w:pStyle w:val="21"/>
        <w:rPr>
          <w:rFonts w:hint="eastAsia"/>
          <w:rPrChange w:id="430" w:author="Administrator" w:date="2026-04-30T13:35:00Z">
            <w:rPr>
              <w:rFonts w:ascii="黑体" w:eastAsia="黑体" w:hAnsi="黑体" w:hint="eastAsia"/>
              <w:sz w:val="28"/>
            </w:rPr>
          </w:rPrChange>
        </w:rPr>
        <w:pPrChange w:id="431" w:author="Administrator" w:date="2026-04-30T13:35:00Z">
          <w:pPr>
            <w:pStyle w:val="b63ee27f-4cf3-414c-9275-d88e3f90795e"/>
            <w:spacing w:line="360" w:lineRule="auto"/>
          </w:pPr>
        </w:pPrChange>
      </w:pPr>
      <w:bookmarkStart w:id="432" w:name="_Toc228451460"/>
      <w:r w:rsidRPr="00427A71">
        <w:rPr>
          <w:rFonts w:hint="eastAsia"/>
          <w:rPrChange w:id="433" w:author="Administrator" w:date="2026-04-30T13:35:00Z">
            <w:rPr>
              <w:rFonts w:ascii="黑体" w:hAnsi="黑体" w:hint="eastAsia"/>
              <w:b w:val="0"/>
              <w:szCs w:val="24"/>
            </w:rPr>
          </w:rPrChange>
        </w:rPr>
        <w:t>2.3 text</w:t>
      </w:r>
      <w:del w:id="434" w:author="Administrator" w:date="2026-04-30T14:14:00Z">
        <w:r w:rsidRPr="00427A71">
          <w:rPr>
            <w:rFonts w:hint="eastAsia"/>
            <w:rPrChange w:id="435" w:author="Administrator" w:date="2026-04-30T13:35:00Z">
              <w:rPr>
                <w:rFonts w:ascii="黑体" w:hAnsi="黑体" w:hint="eastAsia"/>
                <w:b w:val="0"/>
                <w:szCs w:val="24"/>
              </w:rPr>
            </w:rPrChange>
          </w:rPr>
          <w:delText>2v</w:delText>
        </w:r>
      </w:del>
      <w:r w:rsidRPr="00427A71">
        <w:rPr>
          <w:rFonts w:hint="eastAsia"/>
          <w:rPrChange w:id="436" w:author="Administrator" w:date="2026-04-30T13:35:00Z">
            <w:rPr>
              <w:rFonts w:ascii="黑体" w:hAnsi="黑体" w:hint="eastAsia"/>
              <w:b w:val="0"/>
              <w:szCs w:val="24"/>
            </w:rPr>
          </w:rPrChange>
        </w:rPr>
        <w:t xml:space="preserve">ec </w:t>
      </w:r>
      <w:r w:rsidRPr="00427A71">
        <w:rPr>
          <w:rFonts w:hint="eastAsia"/>
          <w:rPrChange w:id="437" w:author="Administrator" w:date="2026-04-30T13:35:00Z">
            <w:rPr>
              <w:rFonts w:ascii="黑体" w:hAnsi="黑体" w:hint="eastAsia"/>
              <w:b w:val="0"/>
              <w:szCs w:val="24"/>
            </w:rPr>
          </w:rPrChange>
        </w:rPr>
        <w:t>语义向量化模型</w:t>
      </w:r>
      <w:bookmarkEnd w:id="432"/>
    </w:p>
    <w:p w14:paraId="421EE668" w14:textId="77777777" w:rsidR="00BD1B67" w:rsidRPr="0035336D" w:rsidRDefault="00BD1B67" w:rsidP="00BD1B67">
      <w:pPr>
        <w:adjustRightInd w:val="0"/>
        <w:snapToGrid w:val="0"/>
        <w:ind w:firstLine="480"/>
      </w:pPr>
      <w:r w:rsidRPr="0035336D">
        <w:t>在检索增强生成（</w:t>
      </w:r>
      <w:r w:rsidRPr="0035336D">
        <w:t>RAG</w:t>
      </w:r>
      <w:r w:rsidRPr="0035336D">
        <w:t>）架构中，如何让机器准确</w:t>
      </w:r>
      <w:r w:rsidRPr="0035336D">
        <w:t>“</w:t>
      </w:r>
      <w:r w:rsidRPr="0035336D">
        <w:t>理解</w:t>
      </w:r>
      <w:r w:rsidRPr="0035336D">
        <w:t>”</w:t>
      </w:r>
      <w:r w:rsidRPr="0035336D">
        <w:t>人类语言的潜在语义，是摆脱传统字面匹配（</w:t>
      </w:r>
      <w:r w:rsidRPr="0035336D">
        <w:t>Lexical Matching</w:t>
      </w:r>
      <w:r w:rsidRPr="0035336D">
        <w:t>）局限的核心前提。为此，本系统引入了针对中文语境深度优化的预训练模型</w:t>
      </w:r>
      <w:r w:rsidRPr="0035336D">
        <w:t xml:space="preserve"> text</w:t>
      </w:r>
      <w:del w:id="438" w:author="Administrator" w:date="2026-04-30T14:14:00Z">
        <w:r w:rsidRPr="0035336D" w:rsidDel="00DB126D">
          <w:delText>2v</w:delText>
        </w:r>
      </w:del>
      <w:r w:rsidRPr="0035336D">
        <w:t>ec-base-chinese</w:t>
      </w:r>
      <w:r w:rsidRPr="0035336D">
        <w:t>，作为底层的核心语义特征提取引擎。</w:t>
      </w:r>
    </w:p>
    <w:p w14:paraId="3679FE5F" w14:textId="77777777" w:rsidR="00536B9D" w:rsidRPr="00536B9D" w:rsidRDefault="00427A71">
      <w:pPr>
        <w:pStyle w:val="31"/>
        <w:rPr>
          <w:rStyle w:val="32"/>
          <w:rPrChange w:id="439" w:author="Administrator" w:date="2026-04-30T13:38:00Z">
            <w:rPr>
              <w:rFonts w:eastAsia="黑体"/>
              <w:b/>
              <w:bCs/>
            </w:rPr>
          </w:rPrChange>
        </w:rPr>
        <w:pPrChange w:id="440" w:author="Administrator" w:date="2026-04-30T13:38:00Z">
          <w:pPr>
            <w:adjustRightInd w:val="0"/>
            <w:snapToGrid w:val="0"/>
            <w:ind w:firstLine="482"/>
          </w:pPr>
        </w:pPrChange>
      </w:pPr>
      <w:bookmarkStart w:id="441" w:name="_Toc228451461"/>
      <w:r w:rsidRPr="00427A71">
        <w:rPr>
          <w:rStyle w:val="32"/>
          <w:rPrChange w:id="442" w:author="Administrator" w:date="2026-04-30T13:38:00Z">
            <w:rPr>
              <w:b/>
              <w:bCs/>
            </w:rPr>
          </w:rPrChange>
        </w:rPr>
        <w:t xml:space="preserve">2.3.1 </w:t>
      </w:r>
      <w:r w:rsidRPr="00427A71">
        <w:rPr>
          <w:rStyle w:val="32"/>
          <w:rFonts w:hint="eastAsia"/>
          <w:rPrChange w:id="443" w:author="Administrator" w:date="2026-04-30T13:38:00Z">
            <w:rPr>
              <w:rFonts w:hint="eastAsia"/>
              <w:b/>
              <w:bCs/>
            </w:rPr>
          </w:rPrChange>
        </w:rPr>
        <w:t>稠密向量编码（</w:t>
      </w:r>
      <w:r w:rsidRPr="00427A71">
        <w:rPr>
          <w:rStyle w:val="32"/>
          <w:rPrChange w:id="444" w:author="Administrator" w:date="2026-04-30T13:38:00Z">
            <w:rPr>
              <w:b/>
              <w:bCs/>
            </w:rPr>
          </w:rPrChange>
        </w:rPr>
        <w:t>Dense Retrieval</w:t>
      </w:r>
      <w:r w:rsidRPr="00427A71">
        <w:rPr>
          <w:rStyle w:val="32"/>
          <w:rFonts w:hint="eastAsia"/>
          <w:rPrChange w:id="445" w:author="Administrator" w:date="2026-04-30T13:38:00Z">
            <w:rPr>
              <w:rFonts w:hint="eastAsia"/>
              <w:b/>
              <w:bCs/>
            </w:rPr>
          </w:rPrChange>
        </w:rPr>
        <w:t>）原理</w:t>
      </w:r>
      <w:bookmarkEnd w:id="441"/>
    </w:p>
    <w:p w14:paraId="01204D25" w14:textId="77777777" w:rsidR="00BD1B67" w:rsidRPr="00743A24" w:rsidRDefault="00BD1B67" w:rsidP="00BD1B67">
      <w:pPr>
        <w:adjustRightInd w:val="0"/>
        <w:snapToGrid w:val="0"/>
        <w:ind w:firstLine="480"/>
      </w:pPr>
      <w:r w:rsidRPr="00743A24">
        <w:t>作为本系统的特征提取基座，</w:t>
      </w:r>
      <w:r w:rsidRPr="00743A24">
        <w:t>Text</w:t>
      </w:r>
      <w:del w:id="446" w:author="Administrator" w:date="2026-04-30T14:14:00Z">
        <w:r w:rsidRPr="00743A24" w:rsidDel="00DB126D">
          <w:delText>2v</w:delText>
        </w:r>
      </w:del>
      <w:r w:rsidRPr="00743A24">
        <w:t>ec</w:t>
      </w:r>
      <w:r w:rsidRPr="00743A24">
        <w:t>不仅沿用了</w:t>
      </w:r>
      <w:r w:rsidRPr="00743A24">
        <w:t>Transformer</w:t>
      </w:r>
      <w:r w:rsidRPr="00743A24">
        <w:t>的双向编码范式，更针对中文语境对底层网络结构进行了深度适配与特征重构。它能够将自然语言形式的变长文本，统一降维并映射为固定维度的稠密连续向量（</w:t>
      </w:r>
      <w:r w:rsidRPr="00743A24">
        <w:t>Dense Vector</w:t>
      </w:r>
      <w:r w:rsidRPr="00743A24">
        <w:t>），其核心数据流转链路如图</w:t>
      </w:r>
      <w:r w:rsidRPr="00743A24">
        <w:t xml:space="preserve"> 2-3 </w:t>
      </w:r>
      <w:r w:rsidRPr="00743A24">
        <w:t>所示。</w:t>
      </w:r>
    </w:p>
    <w:p w14:paraId="4F3C349F" w14:textId="77777777" w:rsidR="00536B9D" w:rsidRDefault="00745736">
      <w:pPr>
        <w:adjustRightInd w:val="0"/>
        <w:snapToGrid w:val="0"/>
        <w:ind w:firstLineChars="0" w:firstLine="0"/>
        <w:jc w:val="center"/>
        <w:rPr>
          <w:rFonts w:eastAsia="黑体"/>
          <w:b/>
          <w:bCs/>
        </w:rPr>
        <w:pPrChange w:id="447" w:author="Administrator" w:date="2026-04-30T14:03:00Z">
          <w:pPr>
            <w:adjustRightInd w:val="0"/>
            <w:snapToGrid w:val="0"/>
            <w:ind w:firstLine="480"/>
            <w:jc w:val="center"/>
          </w:pPr>
        </w:pPrChange>
      </w:pPr>
      <w:r>
        <w:rPr>
          <w:noProof/>
        </w:rPr>
        <w:lastRenderedPageBreak/>
        <w:drawing>
          <wp:inline distT="0" distB="0" distL="0" distR="0" wp14:anchorId="1E06D289" wp14:editId="06C79AD4">
            <wp:extent cx="5274614" cy="2721254"/>
            <wp:effectExtent l="19050" t="0" r="2236" b="0"/>
            <wp:docPr id="1421290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0856" name=""/>
                    <pic:cNvPicPr/>
                  </pic:nvPicPr>
                  <pic:blipFill>
                    <a:blip r:embed="rId28"/>
                    <a:srcRect t="5584"/>
                    <a:stretch>
                      <a:fillRect/>
                    </a:stretch>
                  </pic:blipFill>
                  <pic:spPr>
                    <a:xfrm>
                      <a:off x="0" y="0"/>
                      <a:ext cx="5274614" cy="2721254"/>
                    </a:xfrm>
                    <a:prstGeom prst="rect">
                      <a:avLst/>
                    </a:prstGeom>
                  </pic:spPr>
                </pic:pic>
              </a:graphicData>
            </a:graphic>
          </wp:inline>
        </w:drawing>
      </w:r>
    </w:p>
    <w:p w14:paraId="53BB89BC" w14:textId="77777777" w:rsidR="00536B9D" w:rsidRDefault="00BD1B67">
      <w:pPr>
        <w:pStyle w:val="51"/>
        <w:spacing w:after="120"/>
        <w:rPr>
          <w:rFonts w:hint="eastAsia"/>
        </w:rPr>
        <w:pPrChange w:id="448" w:author="Administrator" w:date="2026-04-30T13:54:00Z">
          <w:pPr>
            <w:pStyle w:val="af0"/>
            <w:widowControl/>
            <w:adjustRightInd w:val="0"/>
            <w:snapToGrid w:val="0"/>
            <w:spacing w:beforeAutospacing="0" w:after="0" w:afterAutospacing="0" w:line="360" w:lineRule="auto"/>
            <w:ind w:firstLineChars="200" w:firstLine="480"/>
            <w:jc w:val="center"/>
          </w:pPr>
        </w:pPrChange>
      </w:pPr>
      <w:r w:rsidRPr="0035336D">
        <w:t>图</w:t>
      </w:r>
      <w:r w:rsidRPr="0035336D">
        <w:t>2-3 Text</w:t>
      </w:r>
      <w:del w:id="449" w:author="Administrator" w:date="2026-04-30T14:14:00Z">
        <w:r w:rsidRPr="0035336D" w:rsidDel="00DB126D">
          <w:delText>2v</w:delText>
        </w:r>
      </w:del>
      <w:r w:rsidRPr="0035336D">
        <w:t xml:space="preserve">ec </w:t>
      </w:r>
      <w:r w:rsidRPr="0035336D">
        <w:t>文本向量化编码原理图</w:t>
      </w:r>
    </w:p>
    <w:p w14:paraId="5C9FCBA9" w14:textId="77777777" w:rsidR="00BD1B67" w:rsidRPr="0035336D" w:rsidRDefault="00BD1B67" w:rsidP="00BD1B67">
      <w:pPr>
        <w:adjustRightInd w:val="0"/>
        <w:snapToGrid w:val="0"/>
        <w:ind w:firstLine="480"/>
      </w:pPr>
      <w:r w:rsidRPr="0035336D">
        <w:t>该图展现了自然语言从离散中文字符向高维连续向量转换的内部流水线。重点突出了</w:t>
      </w:r>
      <w:r w:rsidRPr="0035336D">
        <w:t xml:space="preserve"> Transformer </w:t>
      </w:r>
      <w:r w:rsidRPr="0035336D">
        <w:t>编码层在捕捉上下文全局语义特征中的核心地位，揭示了文字</w:t>
      </w:r>
      <w:r w:rsidRPr="0035336D">
        <w:t>“</w:t>
      </w:r>
      <w:r w:rsidRPr="0035336D">
        <w:t>形态</w:t>
      </w:r>
      <w:r w:rsidRPr="0035336D">
        <w:t>”</w:t>
      </w:r>
      <w:r w:rsidRPr="0035336D">
        <w:t>被转化为纯粹</w:t>
      </w:r>
      <w:r w:rsidRPr="0035336D">
        <w:t>“</w:t>
      </w:r>
      <w:r w:rsidRPr="0035336D">
        <w:t>数学坐标</w:t>
      </w:r>
      <w:r w:rsidRPr="0035336D">
        <w:t>”</w:t>
      </w:r>
      <w:r w:rsidRPr="0035336D">
        <w:t>的底层机制。</w:t>
      </w:r>
    </w:p>
    <w:p w14:paraId="7954EE7A" w14:textId="77777777" w:rsidR="00BD1B67" w:rsidRPr="0035336D" w:rsidRDefault="00BD1B67" w:rsidP="00BD1B67">
      <w:pPr>
        <w:adjustRightInd w:val="0"/>
        <w:snapToGrid w:val="0"/>
        <w:ind w:firstLine="480"/>
      </w:pPr>
      <w:r w:rsidRPr="0035336D">
        <w:t>结合原理图，当一段离散的中文文本（如长切片或简短提问）输入模型后，首先会由内置的</w:t>
      </w:r>
      <w:r w:rsidRPr="0035336D">
        <w:t>Tokenizer</w:t>
      </w:r>
      <w:r w:rsidRPr="0035336D">
        <w:t>将其转化为机器可读的词元序列。随后，序列数据进入多层</w:t>
      </w:r>
      <w:r w:rsidRPr="0035336D">
        <w:t xml:space="preserve"> Transformer </w:t>
      </w:r>
      <w:r w:rsidRPr="0035336D">
        <w:t>编码器。得益于自注意力机制（</w:t>
      </w:r>
      <w:r w:rsidRPr="0035336D">
        <w:t>Self-Attention</w:t>
      </w:r>
      <w:r w:rsidRPr="0035336D">
        <w:t>），模型能够在计算当前词元特征时，动态捕捉并融合其上下文的所有语境信息。最终，模型通过平均池化（</w:t>
      </w:r>
      <w:r w:rsidRPr="0035336D">
        <w:t>Mean Pooling</w:t>
      </w:r>
      <w:r w:rsidRPr="0035336D">
        <w:t>）操作，将动态序列的隐层输出聚合坍缩为一个固定长度的</w:t>
      </w:r>
      <w:r w:rsidRPr="0035336D">
        <w:t xml:space="preserve"> 768 </w:t>
      </w:r>
      <w:r w:rsidRPr="0035336D">
        <w:t>维稠密特征向量。此时，传统的关键字界限被彻底打破，文本的内在语义被成功提炼。</w:t>
      </w:r>
    </w:p>
    <w:p w14:paraId="4A4DC797" w14:textId="77777777" w:rsidR="00536B9D" w:rsidRPr="00536B9D" w:rsidRDefault="00427A71">
      <w:pPr>
        <w:pStyle w:val="31"/>
        <w:rPr>
          <w:rStyle w:val="32"/>
          <w:rPrChange w:id="450" w:author="Administrator" w:date="2026-04-30T13:38:00Z">
            <w:rPr>
              <w:rFonts w:eastAsia="黑体"/>
              <w:b/>
              <w:bCs/>
            </w:rPr>
          </w:rPrChange>
        </w:rPr>
        <w:pPrChange w:id="451" w:author="Administrator" w:date="2026-04-30T13:38:00Z">
          <w:pPr>
            <w:adjustRightInd w:val="0"/>
            <w:snapToGrid w:val="0"/>
            <w:ind w:firstLine="482"/>
          </w:pPr>
        </w:pPrChange>
      </w:pPr>
      <w:bookmarkStart w:id="452" w:name="_Toc228451462"/>
      <w:r w:rsidRPr="00427A71">
        <w:rPr>
          <w:rStyle w:val="32"/>
          <w:rPrChange w:id="453" w:author="Administrator" w:date="2026-04-30T13:38:00Z">
            <w:rPr>
              <w:b/>
              <w:bCs/>
            </w:rPr>
          </w:rPrChange>
        </w:rPr>
        <w:t xml:space="preserve">2.3.2 </w:t>
      </w:r>
      <w:r w:rsidRPr="00427A71">
        <w:rPr>
          <w:rStyle w:val="32"/>
          <w:rFonts w:hint="eastAsia"/>
          <w:rPrChange w:id="454" w:author="Administrator" w:date="2026-04-30T13:38:00Z">
            <w:rPr>
              <w:rFonts w:hint="eastAsia"/>
              <w:b/>
              <w:bCs/>
            </w:rPr>
          </w:rPrChange>
        </w:rPr>
        <w:t>共享编码与同构空间对齐</w:t>
      </w:r>
      <w:bookmarkEnd w:id="452"/>
    </w:p>
    <w:p w14:paraId="24EEBCB4" w14:textId="77777777" w:rsidR="00BD1B67" w:rsidRPr="0035336D" w:rsidRDefault="00BD1B67" w:rsidP="00BD1B67">
      <w:pPr>
        <w:adjustRightInd w:val="0"/>
        <w:snapToGrid w:val="0"/>
        <w:ind w:firstLine="480"/>
      </w:pPr>
      <w:r w:rsidRPr="0035336D">
        <w:t>在本系统的实际业务链路中，存在两种截然不同的数据源：一是管理员离线上传的、语境正式且篇幅较长的《企业药品说明书》片段；二是普通员工在线实时输入的、口语化且长度极短的查询（如</w:t>
      </w:r>
      <w:r w:rsidRPr="0035336D">
        <w:t>“</w:t>
      </w:r>
      <w:r w:rsidRPr="0035336D">
        <w:t>瑞心通怎么吃</w:t>
      </w:r>
      <w:r w:rsidRPr="0035336D">
        <w:t>”</w:t>
      </w:r>
      <w:r w:rsidRPr="0035336D">
        <w:t>）。</w:t>
      </w:r>
    </w:p>
    <w:p w14:paraId="75CA1EDA" w14:textId="77777777" w:rsidR="00BD1B67" w:rsidRPr="0035336D" w:rsidRDefault="00BD1B67" w:rsidP="00BD1B67">
      <w:pPr>
        <w:adjustRightInd w:val="0"/>
        <w:snapToGrid w:val="0"/>
        <w:ind w:firstLine="480"/>
      </w:pPr>
      <w:r w:rsidRPr="0035336D">
        <w:t>为了实现这两种异构文本的跨维比对，本系统采用了</w:t>
      </w:r>
      <w:r w:rsidRPr="0035336D">
        <w:t>“</w:t>
      </w:r>
      <w:r w:rsidRPr="0035336D">
        <w:t>共享编码器（</w:t>
      </w:r>
      <w:r w:rsidRPr="0035336D">
        <w:t>Shared Encoder</w:t>
      </w:r>
      <w:r w:rsidRPr="0035336D">
        <w:t>）</w:t>
      </w:r>
      <w:r w:rsidRPr="0035336D">
        <w:t>”</w:t>
      </w:r>
      <w:r w:rsidRPr="0035336D">
        <w:t>设计。无论是长篇文档切片还是短句用户提问，都被强制送入同一个</w:t>
      </w:r>
      <w:r w:rsidRPr="0035336D">
        <w:t xml:space="preserve"> text</w:t>
      </w:r>
      <w:del w:id="455" w:author="Administrator" w:date="2026-04-30T14:14:00Z">
        <w:r w:rsidRPr="0035336D" w:rsidDel="00DB126D">
          <w:delText>2v</w:delText>
        </w:r>
      </w:del>
      <w:r w:rsidRPr="0035336D">
        <w:t xml:space="preserve">ec </w:t>
      </w:r>
      <w:r w:rsidRPr="0035336D">
        <w:t>实例中进行编码。这种设计确保了提问与回答片段被映射到了同一个绝对同构的</w:t>
      </w:r>
      <w:r w:rsidRPr="0035336D">
        <w:t xml:space="preserve"> 768 </w:t>
      </w:r>
      <w:r w:rsidRPr="0035336D">
        <w:t>维数学空间中。</w:t>
      </w:r>
    </w:p>
    <w:p w14:paraId="660E8CC0" w14:textId="77777777" w:rsidR="00BD1B67" w:rsidRPr="0035336D" w:rsidRDefault="00BD1B67" w:rsidP="00BD1B67">
      <w:pPr>
        <w:adjustRightInd w:val="0"/>
        <w:snapToGrid w:val="0"/>
        <w:ind w:firstLine="480"/>
      </w:pPr>
      <w:r w:rsidRPr="0035336D">
        <w:t>在此空间内，语义越相近的两段文本，其生成的向量坐标距离就越接近。这使得后续依赖</w:t>
      </w:r>
      <w:r w:rsidRPr="0035336D">
        <w:t xml:space="preserve"> FAISS </w:t>
      </w:r>
      <w:r w:rsidRPr="0035336D">
        <w:t>引擎进行的内积计算成为可能，彻底解决了传统</w:t>
      </w:r>
      <w:r w:rsidRPr="0035336D">
        <w:t xml:space="preserve"> BM25 </w:t>
      </w:r>
      <w:r w:rsidRPr="0035336D">
        <w:t>算法无法识别</w:t>
      </w:r>
      <w:r w:rsidRPr="0035336D">
        <w:t>“</w:t>
      </w:r>
      <w:r w:rsidRPr="0035336D">
        <w:t>服用</w:t>
      </w:r>
      <w:r w:rsidRPr="0035336D">
        <w:lastRenderedPageBreak/>
        <w:t>方法</w:t>
      </w:r>
      <w:r w:rsidRPr="0035336D">
        <w:t>”</w:t>
      </w:r>
      <w:r w:rsidRPr="0035336D">
        <w:t>与</w:t>
      </w:r>
      <w:r w:rsidRPr="0035336D">
        <w:t>“</w:t>
      </w:r>
      <w:r w:rsidRPr="0035336D">
        <w:t>怎么吃</w:t>
      </w:r>
      <w:r w:rsidRPr="0035336D">
        <w:t>”</w:t>
      </w:r>
      <w:r w:rsidRPr="0035336D">
        <w:t>这类同义词语义鸿沟的行业痛点。</w:t>
      </w:r>
    </w:p>
    <w:p w14:paraId="573A8FD2" w14:textId="77777777" w:rsidR="00536B9D" w:rsidRPr="00536B9D" w:rsidRDefault="00427A71">
      <w:pPr>
        <w:pStyle w:val="21"/>
        <w:rPr>
          <w:rFonts w:hint="eastAsia"/>
          <w:rPrChange w:id="456" w:author="Administrator" w:date="2026-04-30T13:35:00Z">
            <w:rPr>
              <w:rFonts w:ascii="黑体" w:eastAsia="黑体" w:hAnsi="黑体" w:hint="eastAsia"/>
              <w:sz w:val="28"/>
            </w:rPr>
          </w:rPrChange>
        </w:rPr>
        <w:pPrChange w:id="457" w:author="Administrator" w:date="2026-04-30T13:35:00Z">
          <w:pPr>
            <w:pStyle w:val="b63ee27f-4cf3-414c-9275-d88e3f90795e"/>
            <w:spacing w:line="360" w:lineRule="auto"/>
          </w:pPr>
        </w:pPrChange>
      </w:pPr>
      <w:bookmarkStart w:id="458" w:name="_Toc228451463"/>
      <w:r w:rsidRPr="00427A71">
        <w:rPr>
          <w:rFonts w:hint="eastAsia"/>
          <w:rPrChange w:id="459" w:author="Administrator" w:date="2026-04-30T13:35:00Z">
            <w:rPr>
              <w:rFonts w:ascii="黑体" w:hAnsi="黑体" w:hint="eastAsia"/>
              <w:b w:val="0"/>
              <w:szCs w:val="24"/>
            </w:rPr>
          </w:rPrChange>
        </w:rPr>
        <w:t>2.4</w:t>
      </w:r>
      <w:r w:rsidRPr="00427A71">
        <w:rPr>
          <w:rFonts w:hint="eastAsia"/>
          <w:rPrChange w:id="460" w:author="Administrator" w:date="2026-04-30T13:35:00Z">
            <w:rPr>
              <w:rFonts w:ascii="黑体" w:hAnsi="黑体" w:hint="eastAsia"/>
              <w:b w:val="0"/>
              <w:szCs w:val="24"/>
            </w:rPr>
          </w:rPrChange>
        </w:rPr>
        <w:t>双路混合检索算法理论</w:t>
      </w:r>
      <w:bookmarkEnd w:id="458"/>
    </w:p>
    <w:p w14:paraId="7CAC3E9B" w14:textId="056925AB"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hAnsi="Times New Roman"/>
        </w:rPr>
      </w:pPr>
      <w:r w:rsidRPr="0035336D">
        <w:rPr>
          <w:rFonts w:ascii="Times New Roman" w:hAnsi="Times New Roman"/>
        </w:rPr>
        <w:t>单一检索模式在处理企业级复杂查询时存在召回短板，本系统通过</w:t>
      </w:r>
      <w:r w:rsidRPr="0035336D">
        <w:rPr>
          <w:rFonts w:ascii="Times New Roman" w:hAnsi="Times New Roman"/>
        </w:rPr>
        <w:t>“</w:t>
      </w:r>
      <w:r w:rsidRPr="0035336D">
        <w:rPr>
          <w:rFonts w:ascii="Times New Roman" w:hAnsi="Times New Roman"/>
        </w:rPr>
        <w:t>语义向量</w:t>
      </w:r>
      <w:r w:rsidRPr="0035336D">
        <w:rPr>
          <w:rFonts w:ascii="Times New Roman" w:hAnsi="Times New Roman"/>
        </w:rPr>
        <w:t>+</w:t>
      </w:r>
      <w:r w:rsidRPr="0035336D">
        <w:rPr>
          <w:rFonts w:ascii="Times New Roman" w:hAnsi="Times New Roman"/>
        </w:rPr>
        <w:t>词法匹配</w:t>
      </w:r>
      <w:r w:rsidRPr="0035336D">
        <w:rPr>
          <w:rFonts w:ascii="Times New Roman" w:hAnsi="Times New Roman"/>
        </w:rPr>
        <w:t>”</w:t>
      </w:r>
      <w:r w:rsidRPr="0035336D">
        <w:rPr>
          <w:rFonts w:ascii="Times New Roman" w:hAnsi="Times New Roman"/>
        </w:rPr>
        <w:t>的混合模式进行优化</w:t>
      </w:r>
      <w:ins w:id="461" w:author="梦 毛" w:date="2026-05-01T01:09:00Z" w16du:dateUtc="2026-04-30T17:09:00Z">
        <w:r w:rsidR="00276F87">
          <w:rPr>
            <w:rFonts w:ascii="Times New Roman" w:hAnsi="Times New Roman"/>
          </w:rPr>
          <w:fldChar w:fldCharType="begin"/>
        </w:r>
        <w:r w:rsidR="00276F87">
          <w:rPr>
            <w:rFonts w:ascii="Times New Roman" w:hAnsi="Times New Roman"/>
          </w:rPr>
          <w:instrText xml:space="preserve"> ADDIN NE.Ref.{7772E7D1-4E59-4E94-A4C4-46783AEF0946}</w:instrText>
        </w:r>
      </w:ins>
      <w:r w:rsidR="00276F87">
        <w:rPr>
          <w:rFonts w:ascii="Times New Roman" w:hAnsi="Times New Roman"/>
        </w:rPr>
        <w:fldChar w:fldCharType="separate"/>
      </w:r>
      <w:ins w:id="462" w:author="梦 毛" w:date="2026-05-01T01:37:00Z" w16du:dateUtc="2026-04-30T17:37:00Z">
        <w:r w:rsidR="00EA5BC4">
          <w:rPr>
            <w:rFonts w:ascii="等线" w:eastAsia="等线" w:cs="等线"/>
            <w:color w:val="080000"/>
            <w:kern w:val="0"/>
          </w:rPr>
          <w:t>[6]</w:t>
        </w:r>
      </w:ins>
      <w:ins w:id="463" w:author="梦 毛" w:date="2026-05-01T01:09:00Z" w16du:dateUtc="2026-04-30T17:09:00Z">
        <w:r w:rsidR="00276F87">
          <w:rPr>
            <w:rFonts w:ascii="Times New Roman" w:hAnsi="Times New Roman"/>
          </w:rPr>
          <w:fldChar w:fldCharType="end"/>
        </w:r>
      </w:ins>
      <w:r w:rsidRPr="0035336D">
        <w:rPr>
          <w:rFonts w:ascii="Times New Roman" w:hAnsi="Times New Roman"/>
        </w:rPr>
        <w:t>。</w:t>
      </w:r>
    </w:p>
    <w:p w14:paraId="76EABFE9" w14:textId="77777777" w:rsidR="00536B9D" w:rsidRPr="00536B9D" w:rsidRDefault="00427A71">
      <w:pPr>
        <w:pStyle w:val="31"/>
        <w:rPr>
          <w:rStyle w:val="32"/>
          <w:rPrChange w:id="464" w:author="Administrator" w:date="2026-04-30T13:38:00Z">
            <w:rPr>
              <w:rFonts w:eastAsia="黑体"/>
              <w:b/>
              <w:bCs/>
            </w:rPr>
          </w:rPrChange>
        </w:rPr>
        <w:pPrChange w:id="465" w:author="Administrator" w:date="2026-04-30T13:38:00Z">
          <w:pPr>
            <w:adjustRightInd w:val="0"/>
            <w:snapToGrid w:val="0"/>
            <w:ind w:firstLine="482"/>
          </w:pPr>
        </w:pPrChange>
      </w:pPr>
      <w:bookmarkStart w:id="466" w:name="_Toc228451464"/>
      <w:r w:rsidRPr="00427A71">
        <w:rPr>
          <w:rStyle w:val="32"/>
          <w:rPrChange w:id="467" w:author="Administrator" w:date="2026-04-30T13:38:00Z">
            <w:rPr>
              <w:b/>
              <w:bCs/>
            </w:rPr>
          </w:rPrChange>
        </w:rPr>
        <w:t>2.4.1</w:t>
      </w:r>
      <w:r w:rsidRPr="00427A71">
        <w:rPr>
          <w:rStyle w:val="32"/>
          <w:rFonts w:hint="eastAsia"/>
          <w:rPrChange w:id="468" w:author="Administrator" w:date="2026-04-30T13:38:00Z">
            <w:rPr>
              <w:rFonts w:hint="eastAsia"/>
              <w:b/>
              <w:bCs/>
            </w:rPr>
          </w:rPrChange>
        </w:rPr>
        <w:t>向量检索与</w:t>
      </w:r>
      <w:r w:rsidRPr="00427A71">
        <w:rPr>
          <w:rStyle w:val="32"/>
          <w:rPrChange w:id="469" w:author="Administrator" w:date="2026-04-30T13:38:00Z">
            <w:rPr>
              <w:b/>
              <w:bCs/>
            </w:rPr>
          </w:rPrChange>
        </w:rPr>
        <w:t>BM25</w:t>
      </w:r>
      <w:r w:rsidRPr="00427A71">
        <w:rPr>
          <w:rStyle w:val="32"/>
          <w:rFonts w:hint="eastAsia"/>
          <w:rPrChange w:id="470" w:author="Administrator" w:date="2026-04-30T13:38:00Z">
            <w:rPr>
              <w:rFonts w:hint="eastAsia"/>
              <w:b/>
              <w:bCs/>
            </w:rPr>
          </w:rPrChange>
        </w:rPr>
        <w:t>的互补性</w:t>
      </w:r>
      <w:bookmarkEnd w:id="466"/>
    </w:p>
    <w:p w14:paraId="26D13460" w14:textId="77777777" w:rsidR="00536B9D" w:rsidRDefault="00BD1B67">
      <w:pPr>
        <w:adjustRightInd w:val="0"/>
        <w:snapToGrid w:val="0"/>
        <w:ind w:firstLine="480"/>
        <w:rPr>
          <w:del w:id="471" w:author="Administrator" w:date="2026-04-30T13:38:00Z"/>
        </w:rPr>
        <w:pPrChange w:id="472" w:author="Administrator" w:date="2026-04-30T13:38:00Z">
          <w:pPr>
            <w:numPr>
              <w:numId w:val="7"/>
            </w:numPr>
            <w:adjustRightInd w:val="0"/>
            <w:snapToGrid w:val="0"/>
            <w:ind w:left="440" w:firstLineChars="0" w:hanging="440"/>
            <w:jc w:val="left"/>
          </w:pPr>
        </w:pPrChange>
      </w:pPr>
      <w:r w:rsidRPr="0035336D">
        <w:t>单一检索模式在处理企业级复杂查询时存在召回短板，本系统通过</w:t>
      </w:r>
      <w:r w:rsidRPr="0035336D">
        <w:t>“</w:t>
      </w:r>
      <w:r w:rsidRPr="0035336D">
        <w:t>语义向量</w:t>
      </w:r>
      <w:r w:rsidRPr="0035336D">
        <w:t>+</w:t>
      </w:r>
      <w:r w:rsidRPr="0035336D">
        <w:t>词法匹配</w:t>
      </w:r>
      <w:r w:rsidRPr="0035336D">
        <w:t>”</w:t>
      </w:r>
      <w:r w:rsidRPr="0035336D">
        <w:t>的混合模式进行优化</w:t>
      </w:r>
      <w:r w:rsidRPr="0035336D">
        <w:rPr>
          <w:b/>
          <w:bCs/>
        </w:rPr>
        <w:t>。</w:t>
      </w:r>
    </w:p>
    <w:p w14:paraId="42D2FB8D" w14:textId="77777777" w:rsidR="00536B9D" w:rsidRDefault="00536B9D">
      <w:pPr>
        <w:adjustRightInd w:val="0"/>
        <w:snapToGrid w:val="0"/>
        <w:ind w:firstLine="482"/>
        <w:rPr>
          <w:ins w:id="473" w:author="Administrator" w:date="2026-04-30T13:38:00Z"/>
          <w:b/>
          <w:bCs/>
        </w:rPr>
      </w:pPr>
    </w:p>
    <w:p w14:paraId="33091E4D" w14:textId="1A8034FA" w:rsidR="00536B9D" w:rsidRDefault="00582D6B">
      <w:pPr>
        <w:adjustRightInd w:val="0"/>
        <w:snapToGrid w:val="0"/>
        <w:ind w:firstLine="480"/>
        <w:rPr>
          <w:del w:id="474" w:author="Administrator" w:date="2026-04-30T13:38:00Z"/>
        </w:rPr>
        <w:pPrChange w:id="475" w:author="Administrator" w:date="2026-04-30T13:38:00Z">
          <w:pPr>
            <w:numPr>
              <w:numId w:val="7"/>
            </w:numPr>
            <w:adjustRightInd w:val="0"/>
            <w:snapToGrid w:val="0"/>
            <w:ind w:left="440" w:firstLineChars="0" w:hanging="440"/>
            <w:jc w:val="left"/>
          </w:pPr>
        </w:pPrChange>
      </w:pPr>
      <w:ins w:id="476" w:author="Administrator" w:date="2026-04-30T13:38:00Z">
        <w:r>
          <w:rPr>
            <w:rFonts w:hint="eastAsia"/>
          </w:rPr>
          <w:t>（</w:t>
        </w:r>
        <w:r>
          <w:rPr>
            <w:rFonts w:hint="eastAsia"/>
          </w:rPr>
          <w:t>1</w:t>
        </w:r>
        <w:r>
          <w:rPr>
            <w:rFonts w:hint="eastAsia"/>
          </w:rPr>
          <w:t>）</w:t>
        </w:r>
      </w:ins>
      <w:r w:rsidR="00BD1B67" w:rsidRPr="0035336D">
        <w:t>向量检索（</w:t>
      </w:r>
      <w:r w:rsidR="00BD1B67" w:rsidRPr="0035336D">
        <w:t>DenseRetrieval</w:t>
      </w:r>
      <w:r w:rsidR="00BD1B67" w:rsidRPr="0035336D">
        <w:t>）：擅长捕捉自然语言中的潜在意图</w:t>
      </w:r>
      <w:del w:id="477" w:author="梦 毛" w:date="2026-05-01T01:12:00Z" w16du:dateUtc="2026-04-30T17:12:00Z">
        <w:r w:rsidR="00BD1B67" w:rsidRPr="0035336D" w:rsidDel="00276F87">
          <w:delText>[5]</w:delText>
        </w:r>
      </w:del>
      <w:r w:rsidR="00BD1B67" w:rsidRPr="0035336D">
        <w:t>，但在处理诸如技术编号、特殊缩略语时易出现语义偏移</w:t>
      </w:r>
      <w:ins w:id="478" w:author="梦 毛" w:date="2026-05-01T01:10:00Z" w16du:dateUtc="2026-04-30T17:10:00Z">
        <w:r w:rsidR="00276F87">
          <w:fldChar w:fldCharType="begin"/>
        </w:r>
        <w:r w:rsidR="00276F87">
          <w:instrText xml:space="preserve"> ADDIN NE.Ref.{AA3F00B0-42C5-44FD-A617-C11200F6BA73}</w:instrText>
        </w:r>
      </w:ins>
      <w:r w:rsidR="00276F87">
        <w:fldChar w:fldCharType="separate"/>
      </w:r>
      <w:ins w:id="479" w:author="梦 毛" w:date="2026-05-01T01:37:00Z" w16du:dateUtc="2026-04-30T17:37:00Z">
        <w:r w:rsidR="00EA5BC4">
          <w:rPr>
            <w:color w:val="080000"/>
            <w:kern w:val="0"/>
          </w:rPr>
          <w:t>[7]</w:t>
        </w:r>
      </w:ins>
      <w:ins w:id="480" w:author="梦 毛" w:date="2026-05-01T01:10:00Z" w16du:dateUtc="2026-04-30T17:10:00Z">
        <w:r w:rsidR="00276F87">
          <w:fldChar w:fldCharType="end"/>
        </w:r>
      </w:ins>
      <w:r w:rsidR="00BD1B67" w:rsidRPr="0035336D">
        <w:t>。</w:t>
      </w:r>
    </w:p>
    <w:p w14:paraId="7FDC2DC9" w14:textId="77777777" w:rsidR="00536B9D" w:rsidRDefault="00536B9D">
      <w:pPr>
        <w:adjustRightInd w:val="0"/>
        <w:snapToGrid w:val="0"/>
        <w:ind w:firstLine="480"/>
        <w:rPr>
          <w:ins w:id="481" w:author="Administrator" w:date="2026-04-30T13:38:00Z"/>
        </w:rPr>
        <w:pPrChange w:id="482" w:author="Administrator" w:date="2026-04-30T13:38:00Z">
          <w:pPr>
            <w:numPr>
              <w:numId w:val="7"/>
            </w:numPr>
            <w:adjustRightInd w:val="0"/>
            <w:snapToGrid w:val="0"/>
            <w:ind w:left="440" w:firstLineChars="0" w:hanging="440"/>
            <w:jc w:val="left"/>
          </w:pPr>
        </w:pPrChange>
      </w:pPr>
    </w:p>
    <w:p w14:paraId="3CD5729A" w14:textId="2358FD80" w:rsidR="00536B9D" w:rsidRDefault="00582D6B">
      <w:pPr>
        <w:adjustRightInd w:val="0"/>
        <w:snapToGrid w:val="0"/>
        <w:ind w:firstLine="480"/>
        <w:pPrChange w:id="483" w:author="Administrator" w:date="2026-04-30T13:38:00Z">
          <w:pPr>
            <w:numPr>
              <w:numId w:val="7"/>
            </w:numPr>
            <w:adjustRightInd w:val="0"/>
            <w:snapToGrid w:val="0"/>
            <w:ind w:left="440" w:firstLineChars="0" w:hanging="440"/>
            <w:jc w:val="left"/>
          </w:pPr>
        </w:pPrChange>
      </w:pPr>
      <w:ins w:id="484" w:author="Administrator" w:date="2026-04-30T13:38:00Z">
        <w:r>
          <w:rPr>
            <w:rFonts w:hint="eastAsia"/>
          </w:rPr>
          <w:t>（</w:t>
        </w:r>
        <w:r w:rsidR="00E30EF7">
          <w:rPr>
            <w:rFonts w:hint="eastAsia"/>
          </w:rPr>
          <w:t>2</w:t>
        </w:r>
        <w:r>
          <w:rPr>
            <w:rFonts w:hint="eastAsia"/>
          </w:rPr>
          <w:t>）</w:t>
        </w:r>
      </w:ins>
      <w:r w:rsidR="00BD1B67" w:rsidRPr="0035336D">
        <w:t>BM25</w:t>
      </w:r>
      <w:r w:rsidR="00BD1B67" w:rsidRPr="0035336D">
        <w:t>算法：基于词频（</w:t>
      </w:r>
      <w:r w:rsidR="00BD1B67" w:rsidRPr="0035336D">
        <w:t>TF</w:t>
      </w:r>
      <w:r w:rsidR="00BD1B67" w:rsidRPr="0035336D">
        <w:t>）与逆文档频率（</w:t>
      </w:r>
      <w:r w:rsidR="00BD1B67" w:rsidRPr="0035336D">
        <w:t>IDF</w:t>
      </w:r>
      <w:r w:rsidR="00BD1B67" w:rsidRPr="0035336D">
        <w:t>）的经典概率检索模型</w:t>
      </w:r>
      <w:del w:id="485" w:author="梦 毛" w:date="2026-05-01T01:11:00Z" w16du:dateUtc="2026-04-30T17:11:00Z">
        <w:r w:rsidR="00BD1B67" w:rsidRPr="0035336D" w:rsidDel="00276F87">
          <w:delText>[6]</w:delText>
        </w:r>
      </w:del>
      <w:r w:rsidR="00BD1B67" w:rsidRPr="0035336D">
        <w:t>，能够精准捕捉提问中的</w:t>
      </w:r>
      <w:r w:rsidR="00BD1B67" w:rsidRPr="0035336D">
        <w:t>“</w:t>
      </w:r>
      <w:r w:rsidR="00BD1B67" w:rsidRPr="0035336D">
        <w:t>词法硬锚点</w:t>
      </w:r>
      <w:r w:rsidR="00BD1B67" w:rsidRPr="0035336D">
        <w:t>”</w:t>
      </w:r>
      <w:r w:rsidR="00BD1B67" w:rsidRPr="0035336D">
        <w:t>，为系统提供精确的关键词定位能力</w:t>
      </w:r>
      <w:ins w:id="486" w:author="梦 毛" w:date="2026-05-01T01:11:00Z" w16du:dateUtc="2026-04-30T17:11:00Z">
        <w:r w:rsidR="00276F87">
          <w:fldChar w:fldCharType="begin"/>
        </w:r>
        <w:r w:rsidR="00276F87">
          <w:instrText xml:space="preserve"> ADDIN NE.Ref.{8BFE9746-8144-4D0B-8006-69C045D470EA}</w:instrText>
        </w:r>
      </w:ins>
      <w:r w:rsidR="00276F87">
        <w:fldChar w:fldCharType="separate"/>
      </w:r>
      <w:ins w:id="487" w:author="梦 毛" w:date="2026-05-01T01:37:00Z" w16du:dateUtc="2026-04-30T17:37:00Z">
        <w:r w:rsidR="00EA5BC4">
          <w:rPr>
            <w:color w:val="080000"/>
            <w:kern w:val="0"/>
          </w:rPr>
          <w:t>[8]</w:t>
        </w:r>
      </w:ins>
      <w:ins w:id="488" w:author="梦 毛" w:date="2026-05-01T01:11:00Z" w16du:dateUtc="2026-04-30T17:11:00Z">
        <w:r w:rsidR="00276F87">
          <w:fldChar w:fldCharType="end"/>
        </w:r>
      </w:ins>
      <w:r w:rsidR="00BD1B67" w:rsidRPr="0035336D">
        <w:t>。</w:t>
      </w:r>
    </w:p>
    <w:p w14:paraId="639A5E14" w14:textId="77777777" w:rsidR="00536B9D" w:rsidRPr="00536B9D" w:rsidRDefault="00427A71">
      <w:pPr>
        <w:pStyle w:val="31"/>
        <w:rPr>
          <w:rStyle w:val="32"/>
          <w:rPrChange w:id="489" w:author="Administrator" w:date="2026-04-30T13:38:00Z">
            <w:rPr>
              <w:rFonts w:eastAsia="黑体"/>
              <w:b/>
              <w:bCs/>
            </w:rPr>
          </w:rPrChange>
        </w:rPr>
        <w:pPrChange w:id="490" w:author="Administrator" w:date="2026-04-30T13:38:00Z">
          <w:pPr>
            <w:adjustRightInd w:val="0"/>
            <w:snapToGrid w:val="0"/>
            <w:ind w:firstLine="482"/>
          </w:pPr>
        </w:pPrChange>
      </w:pPr>
      <w:bookmarkStart w:id="491" w:name="_Toc228451465"/>
      <w:r w:rsidRPr="00427A71">
        <w:rPr>
          <w:rStyle w:val="32"/>
          <w:rPrChange w:id="492" w:author="Administrator" w:date="2026-04-30T13:38:00Z">
            <w:rPr>
              <w:b/>
              <w:bCs/>
            </w:rPr>
          </w:rPrChange>
        </w:rPr>
        <w:t>2.4.2</w:t>
      </w:r>
      <w:r w:rsidRPr="00427A71">
        <w:rPr>
          <w:rStyle w:val="32"/>
          <w:rFonts w:hint="eastAsia"/>
          <w:rPrChange w:id="493" w:author="Administrator" w:date="2026-04-30T13:38:00Z">
            <w:rPr>
              <w:rFonts w:hint="eastAsia"/>
              <w:b/>
              <w:bCs/>
            </w:rPr>
          </w:rPrChange>
        </w:rPr>
        <w:t>得分加权融合算法</w:t>
      </w:r>
      <w:bookmarkEnd w:id="491"/>
    </w:p>
    <w:p w14:paraId="341800D4" w14:textId="77777777" w:rsidR="00BD1B67" w:rsidRPr="0035336D" w:rsidRDefault="00BD1B67" w:rsidP="00BD1B67">
      <w:pPr>
        <w:adjustRightInd w:val="0"/>
        <w:snapToGrid w:val="0"/>
        <w:ind w:firstLine="480"/>
      </w:pPr>
      <w:r w:rsidRPr="0035336D">
        <w:t>由于</w:t>
      </w:r>
      <w:r w:rsidRPr="0035336D">
        <w:t xml:space="preserve"> FAISS </w:t>
      </w:r>
      <w:r w:rsidRPr="0035336D">
        <w:t>向量检索侧重于深层的语义泛化，而</w:t>
      </w:r>
      <w:r w:rsidRPr="0035336D">
        <w:t xml:space="preserve"> BM25 </w:t>
      </w:r>
      <w:r w:rsidRPr="0035336D">
        <w:t>算法则擅长基于</w:t>
      </w:r>
      <w:r w:rsidRPr="0035336D">
        <w:t xml:space="preserve"> TF-IDF </w:t>
      </w:r>
      <w:r w:rsidRPr="0035336D">
        <w:t>理论捕捉专有名词的词面精准度（如特定药品编号</w:t>
      </w:r>
      <w:r w:rsidRPr="0035336D">
        <w:t>“KTR-101”</w:t>
      </w:r>
      <w:r w:rsidRPr="0035336D">
        <w:t>）。为了实现优势互补，本系统摒弃了单一检索模式，创新性地实现了基于得分加权的混合检索策略。</w:t>
      </w:r>
    </w:p>
    <w:p w14:paraId="17E49D82" w14:textId="77777777" w:rsidR="00BD1B67" w:rsidRPr="0035336D" w:rsidRDefault="00BD1B67" w:rsidP="00BD1B67">
      <w:pPr>
        <w:adjustRightInd w:val="0"/>
        <w:snapToGrid w:val="0"/>
        <w:ind w:firstLine="480"/>
      </w:pPr>
      <w:r w:rsidRPr="0035336D">
        <w:t>在发起检索前，系统首先对两条链路返回的原始得分池进行</w:t>
      </w:r>
      <w:r w:rsidRPr="0035336D">
        <w:t xml:space="preserve"> Min-Max </w:t>
      </w:r>
      <w:r w:rsidRPr="0035336D">
        <w:t>归一化（</w:t>
      </w:r>
      <w:r w:rsidRPr="0035336D">
        <w:t>Normalization</w:t>
      </w:r>
      <w:r w:rsidRPr="0035336D">
        <w:t>）处理，将量纲不一的数值统一定义到</w:t>
      </w:r>
      <w:r w:rsidRPr="0035336D">
        <w:t xml:space="preserve"> [0, 1] </w:t>
      </w:r>
      <w:r w:rsidRPr="0035336D">
        <w:t>区间内，随后套用如下加权融合公式进行重打分：</w:t>
      </w:r>
    </w:p>
    <w:p w14:paraId="387B4B8F" w14:textId="77777777" w:rsidR="00BD1B67" w:rsidRPr="0035336D" w:rsidRDefault="00000000" w:rsidP="00BD1B67">
      <w:pPr>
        <w:adjustRightInd w:val="0"/>
        <w:snapToGrid w:val="0"/>
        <w:ind w:firstLine="480"/>
        <w:rPr>
          <w:i/>
        </w:rPr>
      </w:pPr>
      <m:oMathPara>
        <m:oMath>
          <m:sSub>
            <m:sSubPr>
              <m:ctrlPr>
                <w:rPr>
                  <w:rFonts w:ascii="Cambria Math" w:hAnsi="Cambria Math"/>
                  <w:i/>
                </w:rPr>
              </m:ctrlPr>
            </m:sSubPr>
            <m:e>
              <m:r>
                <w:rPr>
                  <w:rFonts w:ascii="Cambria Math" w:hAnsi="Cambria Math"/>
                </w:rPr>
                <m:t>Score</m:t>
              </m:r>
            </m:e>
            <m:sub>
              <m:r>
                <w:rPr>
                  <w:rFonts w:ascii="Cambria Math" w:hAnsi="Cambria Math"/>
                </w:rPr>
                <m:t>fused</m:t>
              </m:r>
            </m:sub>
          </m:sSub>
          <m:r>
            <w:rPr>
              <w:rFonts w:ascii="Cambria Math" w:hAnsi="Cambria Math"/>
            </w:rPr>
            <m:t>= ω∙</m:t>
          </m:r>
          <m:sSub>
            <m:sSubPr>
              <m:ctrlPr>
                <w:rPr>
                  <w:rFonts w:ascii="Cambria Math" w:hAnsi="Cambria Math"/>
                  <w:i/>
                </w:rPr>
              </m:ctrlPr>
            </m:sSubPr>
            <m:e>
              <m:r>
                <w:rPr>
                  <w:rFonts w:ascii="Cambria Math" w:hAnsi="Cambria Math"/>
                </w:rPr>
                <m:t>Score</m:t>
              </m:r>
            </m:e>
            <m:sub>
              <m:r>
                <w:rPr>
                  <w:rFonts w:ascii="Cambria Math" w:hAnsi="Cambria Math"/>
                </w:rPr>
                <m:t>vector</m:t>
              </m:r>
            </m:sub>
          </m:sSub>
          <m:r>
            <w:rPr>
              <w:rFonts w:ascii="Cambria Math" w:hAnsi="Cambria Math"/>
            </w:rPr>
            <m:t>+(1-ω)∙</m:t>
          </m:r>
          <m:sSub>
            <m:sSubPr>
              <m:ctrlPr>
                <w:rPr>
                  <w:rFonts w:ascii="Cambria Math" w:hAnsi="Cambria Math"/>
                  <w:i/>
                </w:rPr>
              </m:ctrlPr>
            </m:sSubPr>
            <m:e>
              <m:r>
                <w:rPr>
                  <w:rFonts w:ascii="Cambria Math" w:hAnsi="Cambria Math"/>
                </w:rPr>
                <m:t>Score</m:t>
              </m:r>
            </m:e>
            <m:sub>
              <m:r>
                <w:rPr>
                  <w:rFonts w:ascii="Cambria Math" w:hAnsi="Cambria Math"/>
                </w:rPr>
                <m:t>BM25</m:t>
              </m:r>
            </m:sub>
          </m:sSub>
        </m:oMath>
      </m:oMathPara>
    </w:p>
    <w:p w14:paraId="6D0E83CA" w14:textId="77777777" w:rsidR="00BD1B67" w:rsidRPr="0035336D" w:rsidRDefault="00BD1B67" w:rsidP="00BD1B67">
      <w:pPr>
        <w:adjustRightInd w:val="0"/>
        <w:snapToGrid w:val="0"/>
        <w:ind w:firstLine="480"/>
      </w:pPr>
      <w:r w:rsidRPr="0035336D">
        <w:t>结合本系统的企业级应用场景特性，由于中文语境存在大量同义词替换，理解上下文语义的优先级高于单纯的关键字硬匹配。因此，系统通过多次消融实验论证，初步设定向量权重系数</w:t>
      </w:r>
      <m:oMath>
        <m:r>
          <w:rPr>
            <w:rFonts w:ascii="Cambria Math" w:hAnsi="Cambria Math"/>
          </w:rPr>
          <m:t>ω</m:t>
        </m:r>
      </m:oMath>
      <w:r w:rsidRPr="0035336D">
        <w:t>为</w:t>
      </w:r>
      <w:r w:rsidRPr="0035336D">
        <w:t xml:space="preserve"> 0.95</w:t>
      </w:r>
      <w:r w:rsidRPr="0035336D">
        <w:t>。该算法的战略意图在于：以</w:t>
      </w:r>
      <w:r w:rsidRPr="0035336D">
        <w:t xml:space="preserve">95% </w:t>
      </w:r>
      <w:r w:rsidRPr="0035336D">
        <w:t>的极高权重利用向量检索维持系统的泛化语义理解能力，同时保留</w:t>
      </w:r>
      <w:r w:rsidRPr="0035336D">
        <w:t xml:space="preserve"> 5% </w:t>
      </w:r>
      <w:r w:rsidRPr="0035336D">
        <w:t>的</w:t>
      </w:r>
      <w:r w:rsidRPr="0035336D">
        <w:t xml:space="preserve"> BM25 </w:t>
      </w:r>
      <w:r w:rsidRPr="0035336D">
        <w:t>权重，作为</w:t>
      </w:r>
      <w:r w:rsidRPr="0035336D">
        <w:t>“</w:t>
      </w:r>
      <w:r w:rsidRPr="0035336D">
        <w:t>硬锚点</w:t>
      </w:r>
      <w:r w:rsidRPr="0035336D">
        <w:t>”</w:t>
      </w:r>
      <w:r w:rsidRPr="0035336D">
        <w:t>来修正特定专有名词可能发生的向量计算精度漂移。其确切的性能优势将在第六章的</w:t>
      </w:r>
      <w:r w:rsidRPr="0035336D">
        <w:t xml:space="preserve"> Benchmark </w:t>
      </w:r>
      <w:r w:rsidRPr="0035336D">
        <w:t>测试中予以定量印证。</w:t>
      </w:r>
    </w:p>
    <w:p w14:paraId="60E2CA3A" w14:textId="77777777" w:rsidR="00BD1B67" w:rsidRPr="0035336D" w:rsidRDefault="00BD1B67" w:rsidP="00BD1B67">
      <w:pPr>
        <w:adjustRightInd w:val="0"/>
        <w:snapToGrid w:val="0"/>
        <w:ind w:firstLine="480"/>
      </w:pPr>
      <w:r w:rsidRPr="0035336D">
        <w:t>为清晰展示混合检索流水线的执行过程，绘制了得分融合架构图，如图</w:t>
      </w:r>
      <w:r w:rsidRPr="0035336D">
        <w:t xml:space="preserve"> 2-4 </w:t>
      </w:r>
      <w:r w:rsidRPr="0035336D">
        <w:t>所示。</w:t>
      </w:r>
    </w:p>
    <w:p w14:paraId="7774F7FF" w14:textId="77777777" w:rsidR="00536B9D" w:rsidRDefault="00745736">
      <w:pPr>
        <w:adjustRightInd w:val="0"/>
        <w:snapToGrid w:val="0"/>
        <w:ind w:firstLineChars="0" w:firstLine="0"/>
        <w:jc w:val="center"/>
        <w:pPrChange w:id="494" w:author="Administrator" w:date="2026-04-30T14:03:00Z">
          <w:pPr>
            <w:adjustRightInd w:val="0"/>
            <w:snapToGrid w:val="0"/>
            <w:ind w:firstLine="480"/>
            <w:jc w:val="center"/>
          </w:pPr>
        </w:pPrChange>
      </w:pPr>
      <w:r>
        <w:rPr>
          <w:noProof/>
        </w:rPr>
        <w:lastRenderedPageBreak/>
        <w:drawing>
          <wp:inline distT="0" distB="0" distL="0" distR="0" wp14:anchorId="328B6E50" wp14:editId="2A13CEDA">
            <wp:extent cx="5274310" cy="2879090"/>
            <wp:effectExtent l="0" t="0" r="2540" b="0"/>
            <wp:docPr id="1772207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7093" name=""/>
                    <pic:cNvPicPr/>
                  </pic:nvPicPr>
                  <pic:blipFill>
                    <a:blip r:embed="rId29"/>
                    <a:stretch>
                      <a:fillRect/>
                    </a:stretch>
                  </pic:blipFill>
                  <pic:spPr>
                    <a:xfrm>
                      <a:off x="0" y="0"/>
                      <a:ext cx="5274310" cy="2879090"/>
                    </a:xfrm>
                    <a:prstGeom prst="rect">
                      <a:avLst/>
                    </a:prstGeom>
                  </pic:spPr>
                </pic:pic>
              </a:graphicData>
            </a:graphic>
          </wp:inline>
        </w:drawing>
      </w:r>
    </w:p>
    <w:p w14:paraId="5D5AE52D" w14:textId="77777777" w:rsidR="00536B9D" w:rsidRDefault="00BD1B67">
      <w:pPr>
        <w:pStyle w:val="51"/>
        <w:spacing w:after="120"/>
        <w:pPrChange w:id="495" w:author="Administrator" w:date="2026-04-30T13:54:00Z">
          <w:pPr>
            <w:adjustRightInd w:val="0"/>
            <w:snapToGrid w:val="0"/>
            <w:ind w:firstLine="480"/>
            <w:jc w:val="center"/>
          </w:pPr>
        </w:pPrChange>
      </w:pPr>
      <w:r w:rsidRPr="0035336D">
        <w:t>图</w:t>
      </w:r>
      <w:r w:rsidRPr="0035336D">
        <w:t xml:space="preserve"> 2-4 </w:t>
      </w:r>
      <w:r w:rsidRPr="0035336D">
        <w:t>双路混合检索与得分融合架构图</w:t>
      </w:r>
    </w:p>
    <w:p w14:paraId="0316CCCA" w14:textId="77777777" w:rsidR="00BD1B67" w:rsidRPr="00D4769A" w:rsidRDefault="00BD1B67" w:rsidP="00BD1B67">
      <w:pPr>
        <w:adjustRightInd w:val="0"/>
        <w:snapToGrid w:val="0"/>
        <w:ind w:firstLine="480"/>
      </w:pPr>
      <w:r w:rsidRPr="0035336D">
        <w:t>图</w:t>
      </w:r>
      <w:r w:rsidRPr="0035336D">
        <w:t xml:space="preserve">2-4 </w:t>
      </w:r>
      <w:r w:rsidRPr="0035336D">
        <w:t>立体还原了用户</w:t>
      </w:r>
      <w:r w:rsidRPr="0035336D">
        <w:t xml:space="preserve"> Query </w:t>
      </w:r>
      <w:r w:rsidRPr="0035336D">
        <w:t>在底层数据库的并发检索之旅。直观展示了提问词是如何被</w:t>
      </w:r>
      <w:r w:rsidRPr="0035336D">
        <w:t>“</w:t>
      </w:r>
      <w:r w:rsidRPr="0035336D">
        <w:t>分发调度</w:t>
      </w:r>
      <w:r w:rsidRPr="0035336D">
        <w:t>”</w:t>
      </w:r>
      <w:r w:rsidRPr="0035336D">
        <w:t>、两条链路的分数是如何被</w:t>
      </w:r>
      <w:r w:rsidRPr="0035336D">
        <w:t>“</w:t>
      </w:r>
      <w:r w:rsidRPr="0035336D">
        <w:t>归一化融合</w:t>
      </w:r>
      <w:r w:rsidRPr="0035336D">
        <w:t>”</w:t>
      </w:r>
      <w:r w:rsidRPr="0035336D">
        <w:t>、最终又是如何经过</w:t>
      </w:r>
      <w:r w:rsidRPr="0035336D">
        <w:t xml:space="preserve">“0.45 </w:t>
      </w:r>
      <w:r w:rsidRPr="0035336D">
        <w:t>安全阈值</w:t>
      </w:r>
      <w:r w:rsidRPr="0035336D">
        <w:t>”</w:t>
      </w:r>
      <w:r w:rsidRPr="0035336D">
        <w:t>严苛筛选，从而精准提炼出</w:t>
      </w:r>
      <w:r w:rsidRPr="0035336D">
        <w:t xml:space="preserve"> Top-3 </w:t>
      </w:r>
      <w:r w:rsidRPr="0035336D">
        <w:t>核心切片喂给大模型的。</w:t>
      </w:r>
    </w:p>
    <w:p w14:paraId="1CBB01E7" w14:textId="77777777" w:rsidR="00536B9D" w:rsidRPr="00536B9D" w:rsidRDefault="00427A71">
      <w:pPr>
        <w:pStyle w:val="21"/>
        <w:rPr>
          <w:rFonts w:hint="eastAsia"/>
          <w:rPrChange w:id="496" w:author="Administrator" w:date="2026-04-30T13:35:00Z">
            <w:rPr>
              <w:rFonts w:ascii="黑体" w:eastAsia="黑体" w:hAnsi="黑体" w:hint="eastAsia"/>
              <w:sz w:val="28"/>
            </w:rPr>
          </w:rPrChange>
        </w:rPr>
        <w:pPrChange w:id="497" w:author="Administrator" w:date="2026-04-30T13:35:00Z">
          <w:pPr>
            <w:pStyle w:val="b63ee27f-4cf3-414c-9275-d88e3f90795e"/>
            <w:spacing w:line="360" w:lineRule="auto"/>
          </w:pPr>
        </w:pPrChange>
      </w:pPr>
      <w:bookmarkStart w:id="498" w:name="_Toc228451466"/>
      <w:r w:rsidRPr="00427A71">
        <w:rPr>
          <w:rFonts w:hint="eastAsia"/>
          <w:rPrChange w:id="499" w:author="Administrator" w:date="2026-04-30T13:35:00Z">
            <w:rPr>
              <w:rFonts w:ascii="黑体" w:hAnsi="黑体" w:hint="eastAsia"/>
              <w:b w:val="0"/>
              <w:szCs w:val="24"/>
            </w:rPr>
          </w:rPrChange>
        </w:rPr>
        <w:t>2.5</w:t>
      </w:r>
      <w:r w:rsidRPr="00427A71">
        <w:rPr>
          <w:rFonts w:hint="eastAsia"/>
          <w:rPrChange w:id="500" w:author="Administrator" w:date="2026-04-30T13:35:00Z">
            <w:rPr>
              <w:rFonts w:ascii="黑体" w:hAnsi="黑体" w:hint="eastAsia"/>
              <w:b w:val="0"/>
              <w:szCs w:val="24"/>
            </w:rPr>
          </w:rPrChange>
        </w:rPr>
        <w:t>大模型交互与流式传输（</w:t>
      </w:r>
      <w:r w:rsidRPr="00427A71">
        <w:rPr>
          <w:rFonts w:hint="eastAsia"/>
          <w:rPrChange w:id="501" w:author="Administrator" w:date="2026-04-30T13:35:00Z">
            <w:rPr>
              <w:rFonts w:ascii="黑体" w:hAnsi="黑体" w:hint="eastAsia"/>
              <w:b w:val="0"/>
              <w:szCs w:val="24"/>
            </w:rPr>
          </w:rPrChange>
        </w:rPr>
        <w:t>SSE</w:t>
      </w:r>
      <w:r w:rsidRPr="00427A71">
        <w:rPr>
          <w:rFonts w:hint="eastAsia"/>
          <w:rPrChange w:id="502" w:author="Administrator" w:date="2026-04-30T13:35:00Z">
            <w:rPr>
              <w:rFonts w:ascii="黑体" w:hAnsi="黑体" w:hint="eastAsia"/>
              <w:b w:val="0"/>
              <w:szCs w:val="24"/>
            </w:rPr>
          </w:rPrChange>
        </w:rPr>
        <w:t>）机制</w:t>
      </w:r>
      <w:bookmarkEnd w:id="498"/>
    </w:p>
    <w:p w14:paraId="4D44CE51" w14:textId="77777777" w:rsidR="00BD1B67" w:rsidRPr="0035336D" w:rsidRDefault="00BD1B67" w:rsidP="00BD1B67">
      <w:pPr>
        <w:ind w:firstLine="480"/>
      </w:pPr>
      <w:r w:rsidRPr="0035336D">
        <w:t>对于企业级智能问答应用而言，系统的感知延迟（</w:t>
      </w:r>
      <w:r w:rsidRPr="0035336D">
        <w:t>Latency</w:t>
      </w:r>
      <w:r w:rsidRPr="0035336D">
        <w:t>）不仅是衡量工程质量的核心指标，更是决定最终用户可用性与接受度的关键因素。针对大语言模型应用特有的高延迟痛点，本研究在架构交互层进行了深度优化。</w:t>
      </w:r>
    </w:p>
    <w:p w14:paraId="63ABCA46" w14:textId="77777777" w:rsidR="00536B9D" w:rsidRPr="00536B9D" w:rsidRDefault="00427A71">
      <w:pPr>
        <w:pStyle w:val="31"/>
        <w:rPr>
          <w:rStyle w:val="32"/>
          <w:rPrChange w:id="503" w:author="Administrator" w:date="2026-04-30T13:39:00Z">
            <w:rPr>
              <w:rFonts w:eastAsia="黑体"/>
              <w:b/>
              <w:bCs/>
            </w:rPr>
          </w:rPrChange>
        </w:rPr>
        <w:pPrChange w:id="504" w:author="Administrator" w:date="2026-04-30T13:39:00Z">
          <w:pPr>
            <w:adjustRightInd w:val="0"/>
            <w:snapToGrid w:val="0"/>
            <w:ind w:firstLine="482"/>
          </w:pPr>
        </w:pPrChange>
      </w:pPr>
      <w:bookmarkStart w:id="505" w:name="_Toc228451467"/>
      <w:r w:rsidRPr="00427A71">
        <w:rPr>
          <w:rStyle w:val="32"/>
          <w:rPrChange w:id="506" w:author="Administrator" w:date="2026-04-30T13:39:00Z">
            <w:rPr>
              <w:b/>
              <w:bCs/>
            </w:rPr>
          </w:rPrChange>
        </w:rPr>
        <w:t>2.5.1</w:t>
      </w:r>
      <w:r w:rsidRPr="00427A71">
        <w:rPr>
          <w:rStyle w:val="32"/>
          <w:rFonts w:hint="eastAsia"/>
          <w:rPrChange w:id="507" w:author="Administrator" w:date="2026-04-30T13:39:00Z">
            <w:rPr>
              <w:rFonts w:hint="eastAsia"/>
              <w:b/>
              <w:bCs/>
            </w:rPr>
          </w:rPrChange>
        </w:rPr>
        <w:t>首字响应延迟（</w:t>
      </w:r>
      <w:r w:rsidRPr="00427A71">
        <w:rPr>
          <w:rStyle w:val="32"/>
          <w:rPrChange w:id="508" w:author="Administrator" w:date="2026-04-30T13:39:00Z">
            <w:rPr>
              <w:b/>
              <w:bCs/>
            </w:rPr>
          </w:rPrChange>
        </w:rPr>
        <w:t>TTFT</w:t>
      </w:r>
      <w:r w:rsidRPr="00427A71">
        <w:rPr>
          <w:rStyle w:val="32"/>
          <w:rFonts w:hint="eastAsia"/>
          <w:rPrChange w:id="509" w:author="Administrator" w:date="2026-04-30T13:39:00Z">
            <w:rPr>
              <w:rFonts w:hint="eastAsia"/>
              <w:b/>
              <w:bCs/>
            </w:rPr>
          </w:rPrChange>
        </w:rPr>
        <w:t>）定义</w:t>
      </w:r>
      <w:bookmarkEnd w:id="505"/>
    </w:p>
    <w:p w14:paraId="507BB8E5" w14:textId="77777777" w:rsidR="00BD1B67" w:rsidRPr="0035336D" w:rsidDel="00E30EF7" w:rsidRDefault="00BD1B67" w:rsidP="00BD1B67">
      <w:pPr>
        <w:adjustRightInd w:val="0"/>
        <w:snapToGrid w:val="0"/>
        <w:ind w:firstLine="480"/>
        <w:rPr>
          <w:del w:id="510" w:author="Administrator" w:date="2026-04-30T13:40:00Z"/>
        </w:rPr>
      </w:pPr>
      <w:r w:rsidRPr="0035336D">
        <w:t>（</w:t>
      </w:r>
      <w:r w:rsidRPr="0035336D">
        <w:t>1</w:t>
      </w:r>
      <w:r w:rsidRPr="0035336D">
        <w:t>）系统工程痛点：在完整的</w:t>
      </w:r>
      <w:r w:rsidRPr="0035336D">
        <w:t xml:space="preserve"> RAG </w:t>
      </w:r>
      <w:r w:rsidRPr="0035336D">
        <w:t>链路中，一次完整的查询不仅包含在本地数据库中进行多路检索与重排序的</w:t>
      </w:r>
      <w:r w:rsidRPr="0035336D">
        <w:t xml:space="preserve"> IO </w:t>
      </w:r>
      <w:r w:rsidRPr="0035336D">
        <w:t>耗时，更叠加了云端大语言模型极其庞大的参数推理耗时。如果采用传统的</w:t>
      </w:r>
      <w:r w:rsidRPr="0035336D">
        <w:t xml:space="preserve"> Web </w:t>
      </w:r>
      <w:r w:rsidRPr="0035336D">
        <w:t>同步请求模式，服务器必须等待数百乃至数千字的长文本全部生成完毕后才能下发响应。这种长时阻塞会导致客户端出现显著的</w:t>
      </w:r>
      <w:r w:rsidRPr="0035336D">
        <w:t>“</w:t>
      </w:r>
      <w:r w:rsidRPr="0035336D">
        <w:t>白屏卡顿</w:t>
      </w:r>
      <w:r w:rsidRPr="0035336D">
        <w:t>”</w:t>
      </w:r>
      <w:r w:rsidRPr="0035336D">
        <w:t>现象。</w:t>
      </w:r>
    </w:p>
    <w:p w14:paraId="3570FE63" w14:textId="77777777" w:rsidR="00BD1B67" w:rsidRPr="0035336D" w:rsidRDefault="00BD1B67" w:rsidP="00BD1B67">
      <w:pPr>
        <w:adjustRightInd w:val="0"/>
        <w:snapToGrid w:val="0"/>
        <w:ind w:firstLine="480"/>
      </w:pPr>
    </w:p>
    <w:p w14:paraId="4ADBE399" w14:textId="77777777" w:rsidR="00BD1B67" w:rsidRPr="0035336D" w:rsidRDefault="00BD1B67" w:rsidP="00BD1B67">
      <w:pPr>
        <w:adjustRightInd w:val="0"/>
        <w:snapToGrid w:val="0"/>
        <w:ind w:firstLine="480"/>
      </w:pPr>
      <w:r w:rsidRPr="0035336D">
        <w:t>（</w:t>
      </w:r>
      <w:r w:rsidRPr="0035336D">
        <w:t>2</w:t>
      </w:r>
      <w:r w:rsidRPr="0035336D">
        <w:t>）核心度量标准：为了打破这种阻塞悖论，学术界与工业界引入了首字响应延迟（</w:t>
      </w:r>
      <w:r w:rsidRPr="0035336D">
        <w:t>TTFT, Time To First Token</w:t>
      </w:r>
      <w:r w:rsidRPr="0035336D">
        <w:t>）这一概念，并将其作为衡量</w:t>
      </w:r>
      <w:r w:rsidRPr="0035336D">
        <w:t xml:space="preserve"> LLM </w:t>
      </w:r>
      <w:r w:rsidRPr="0035336D">
        <w:t>应用交互流畅性的绝对核心指标。</w:t>
      </w:r>
      <w:r w:rsidRPr="0035336D">
        <w:t xml:space="preserve">TTFT </w:t>
      </w:r>
      <w:r w:rsidRPr="0035336D">
        <w:t>记录了从用户点击</w:t>
      </w:r>
      <w:r w:rsidRPr="0035336D">
        <w:t>“</w:t>
      </w:r>
      <w:r w:rsidRPr="0035336D">
        <w:t>发送</w:t>
      </w:r>
      <w:r w:rsidRPr="0035336D">
        <w:t>”</w:t>
      </w:r>
      <w:r w:rsidRPr="0035336D">
        <w:t>按钮，到界面渲染出大模型回答的第一个字符所经历的时间。在本系统的工程实践中，旨在将这一指标严格控制并压缩在</w:t>
      </w:r>
      <w:r w:rsidRPr="0035336D">
        <w:t xml:space="preserve"> 3 </w:t>
      </w:r>
      <w:r w:rsidRPr="0035336D">
        <w:t>秒以内，以保障交互的连贯性。</w:t>
      </w:r>
    </w:p>
    <w:p w14:paraId="70B730EE" w14:textId="77777777" w:rsidR="00536B9D" w:rsidRPr="00536B9D" w:rsidRDefault="00427A71">
      <w:pPr>
        <w:pStyle w:val="31"/>
        <w:rPr>
          <w:rStyle w:val="32"/>
          <w:rPrChange w:id="511" w:author="Administrator" w:date="2026-04-30T13:41:00Z">
            <w:rPr>
              <w:rFonts w:eastAsia="黑体"/>
              <w:b/>
              <w:bCs/>
            </w:rPr>
          </w:rPrChange>
        </w:rPr>
        <w:pPrChange w:id="512" w:author="Administrator" w:date="2026-04-30T13:41:00Z">
          <w:pPr>
            <w:adjustRightInd w:val="0"/>
            <w:snapToGrid w:val="0"/>
            <w:ind w:firstLine="482"/>
          </w:pPr>
        </w:pPrChange>
      </w:pPr>
      <w:bookmarkStart w:id="513" w:name="_Toc228451468"/>
      <w:r w:rsidRPr="00427A71">
        <w:rPr>
          <w:rStyle w:val="32"/>
          <w:rPrChange w:id="514" w:author="Administrator" w:date="2026-04-30T13:41:00Z">
            <w:rPr>
              <w:b/>
              <w:bCs/>
            </w:rPr>
          </w:rPrChange>
        </w:rPr>
        <w:lastRenderedPageBreak/>
        <w:t>2.5.2 SSE</w:t>
      </w:r>
      <w:r w:rsidRPr="00427A71">
        <w:rPr>
          <w:rStyle w:val="32"/>
          <w:rFonts w:hint="eastAsia"/>
          <w:rPrChange w:id="515" w:author="Administrator" w:date="2026-04-30T13:41:00Z">
            <w:rPr>
              <w:rFonts w:hint="eastAsia"/>
              <w:b/>
              <w:bCs/>
            </w:rPr>
          </w:rPrChange>
        </w:rPr>
        <w:t>流式解耦原理</w:t>
      </w:r>
      <w:bookmarkEnd w:id="513"/>
    </w:p>
    <w:p w14:paraId="3EDD1E2F" w14:textId="77777777" w:rsidR="00BD1B67" w:rsidRPr="0035336D" w:rsidRDefault="00BD1B67" w:rsidP="00BD1B67">
      <w:pPr>
        <w:ind w:firstLine="480"/>
      </w:pPr>
      <w:r w:rsidRPr="0035336D">
        <w:t>为了达成上述苛刻的</w:t>
      </w:r>
      <w:r w:rsidRPr="0035336D">
        <w:t xml:space="preserve"> TTFT </w:t>
      </w:r>
      <w:r w:rsidRPr="0035336D">
        <w:t>指标，系统摒弃了传统的</w:t>
      </w:r>
      <w:r w:rsidRPr="0035336D">
        <w:t xml:space="preserve"> HTTP </w:t>
      </w:r>
      <w:r w:rsidRPr="0035336D">
        <w:t>同步回包机制，转而引入了</w:t>
      </w:r>
      <w:r w:rsidRPr="0035336D">
        <w:t xml:space="preserve"> SSE</w:t>
      </w:r>
      <w:r w:rsidRPr="0035336D">
        <w:t>（</w:t>
      </w:r>
      <w:r w:rsidRPr="0035336D">
        <w:t>Server-Sent Events</w:t>
      </w:r>
      <w:r w:rsidRPr="0035336D">
        <w:t>）单向流式传输技术。</w:t>
      </w:r>
    </w:p>
    <w:p w14:paraId="43DBD780" w14:textId="77777777" w:rsidR="00BD1B67" w:rsidRPr="0035336D" w:rsidRDefault="00BD1B67" w:rsidP="00BD1B67">
      <w:pPr>
        <w:ind w:firstLine="480"/>
      </w:pPr>
      <w:r w:rsidRPr="0035336D">
        <w:t>（</w:t>
      </w:r>
      <w:r w:rsidRPr="0035336D">
        <w:t>1</w:t>
      </w:r>
      <w:r w:rsidRPr="0035336D">
        <w:t>）底层技术架构</w:t>
      </w:r>
    </w:p>
    <w:p w14:paraId="63E72EF3" w14:textId="77777777" w:rsidR="00BD1B67" w:rsidRPr="0035336D" w:rsidRDefault="00BD1B67" w:rsidP="00BD1B67">
      <w:pPr>
        <w:ind w:firstLine="480"/>
      </w:pPr>
      <w:r w:rsidRPr="0035336D">
        <w:t xml:space="preserve">SSE </w:t>
      </w:r>
      <w:r w:rsidRPr="0035336D">
        <w:t>技术基于</w:t>
      </w:r>
      <w:r w:rsidRPr="0035336D">
        <w:t xml:space="preserve"> HTTP/1.1 </w:t>
      </w:r>
      <w:r w:rsidRPr="0035336D">
        <w:t>的分块传输编码（</w:t>
      </w:r>
      <w:r w:rsidRPr="0035336D">
        <w:t>Chunked Transfer Encoding</w:t>
      </w:r>
      <w:r w:rsidRPr="0035336D">
        <w:t>）特性。当后端发起大模型调用并声明开启流式响应（</w:t>
      </w:r>
      <w:r w:rsidRPr="0035336D">
        <w:t>Stream=True</w:t>
      </w:r>
      <w:r w:rsidRPr="0035336D">
        <w:t>）后，</w:t>
      </w:r>
      <w:r w:rsidRPr="0035336D">
        <w:t xml:space="preserve">TCP </w:t>
      </w:r>
      <w:r w:rsidRPr="0035336D">
        <w:t>连接将保持常亮。此时，大模型每推理产生一个独立的离散字符（</w:t>
      </w:r>
      <w:r w:rsidRPr="0035336D">
        <w:t>Token</w:t>
      </w:r>
      <w:r w:rsidRPr="0035336D">
        <w:t>），</w:t>
      </w:r>
      <w:r w:rsidRPr="0035336D">
        <w:t xml:space="preserve">Flask </w:t>
      </w:r>
      <w:r w:rsidRPr="0035336D">
        <w:t>服务器便将其封装为一个标准的</w:t>
      </w:r>
      <w:r w:rsidRPr="0035336D">
        <w:t xml:space="preserve"> Event </w:t>
      </w:r>
      <w:r w:rsidRPr="0035336D">
        <w:t>数据包，立刻穿透网络边界单向推送至浏览器前端进行渲染。</w:t>
      </w:r>
    </w:p>
    <w:p w14:paraId="37011E3C" w14:textId="77777777" w:rsidR="00BD1B67" w:rsidRPr="0035336D" w:rsidRDefault="00BD1B67" w:rsidP="00BD1B67">
      <w:pPr>
        <w:ind w:firstLine="480"/>
      </w:pPr>
      <w:r w:rsidRPr="0035336D">
        <w:t>（</w:t>
      </w:r>
      <w:r w:rsidRPr="0035336D">
        <w:t>2</w:t>
      </w:r>
      <w:r w:rsidRPr="0035336D">
        <w:t>）交互体验的降维打击</w:t>
      </w:r>
    </w:p>
    <w:p w14:paraId="40F1A43C" w14:textId="77777777" w:rsidR="00BD1B67" w:rsidRPr="0035336D" w:rsidRDefault="00BD1B67" w:rsidP="00BD1B67">
      <w:pPr>
        <w:ind w:firstLine="480"/>
      </w:pPr>
      <w:r w:rsidRPr="0035336D">
        <w:t>这种机制带来的最直观交互优势，是彻底重塑了人类对系统响应速度的认知。本研究绘制了两种传输机制的时序拆解对比，如图</w:t>
      </w:r>
      <w:r w:rsidRPr="0035336D">
        <w:t xml:space="preserve"> 2-5 </w:t>
      </w:r>
      <w:r w:rsidRPr="0035336D">
        <w:t>所示。</w:t>
      </w:r>
    </w:p>
    <w:p w14:paraId="113673BB" w14:textId="77777777" w:rsidR="00536B9D" w:rsidRDefault="00745736">
      <w:pPr>
        <w:ind w:firstLineChars="0" w:firstLine="0"/>
        <w:jc w:val="center"/>
        <w:pPrChange w:id="516" w:author="Administrator" w:date="2026-04-30T14:03:00Z">
          <w:pPr>
            <w:ind w:firstLine="480"/>
            <w:jc w:val="center"/>
          </w:pPr>
        </w:pPrChange>
      </w:pPr>
      <w:r>
        <w:rPr>
          <w:noProof/>
        </w:rPr>
        <w:drawing>
          <wp:inline distT="0" distB="0" distL="0" distR="0" wp14:anchorId="54F3483A" wp14:editId="1426BA68">
            <wp:extent cx="5947257" cy="3021177"/>
            <wp:effectExtent l="19050" t="0" r="0" b="0"/>
            <wp:docPr id="765457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7130" name=""/>
                    <pic:cNvPicPr/>
                  </pic:nvPicPr>
                  <pic:blipFill>
                    <a:blip r:embed="rId30"/>
                    <a:srcRect t="6982"/>
                    <a:stretch>
                      <a:fillRect/>
                    </a:stretch>
                  </pic:blipFill>
                  <pic:spPr>
                    <a:xfrm>
                      <a:off x="0" y="0"/>
                      <a:ext cx="5947257" cy="3021177"/>
                    </a:xfrm>
                    <a:prstGeom prst="rect">
                      <a:avLst/>
                    </a:prstGeom>
                  </pic:spPr>
                </pic:pic>
              </a:graphicData>
            </a:graphic>
          </wp:inline>
        </w:drawing>
      </w:r>
    </w:p>
    <w:p w14:paraId="71028FEB" w14:textId="77777777" w:rsidR="00536B9D" w:rsidRDefault="00BD1B67">
      <w:pPr>
        <w:pStyle w:val="51"/>
        <w:spacing w:after="120"/>
        <w:pPrChange w:id="517" w:author="Administrator" w:date="2026-04-30T13:54:00Z">
          <w:pPr>
            <w:ind w:firstLine="480"/>
            <w:jc w:val="center"/>
          </w:pPr>
        </w:pPrChange>
      </w:pPr>
      <w:r w:rsidRPr="0035336D">
        <w:t>图</w:t>
      </w:r>
      <w:r w:rsidRPr="0035336D">
        <w:t xml:space="preserve"> 2-5 </w:t>
      </w:r>
      <w:r w:rsidRPr="0035336D">
        <w:t>同步响应与</w:t>
      </w:r>
      <w:r w:rsidRPr="0035336D">
        <w:t xml:space="preserve"> SSE </w:t>
      </w:r>
      <w:r w:rsidRPr="0035336D">
        <w:t>流式传输的时序对比逻辑图</w:t>
      </w:r>
    </w:p>
    <w:p w14:paraId="0A58130D" w14:textId="77777777" w:rsidR="00BD1B67" w:rsidRPr="0035336D" w:rsidRDefault="00BD1B67" w:rsidP="00BD1B67">
      <w:pPr>
        <w:adjustRightInd w:val="0"/>
        <w:snapToGrid w:val="0"/>
        <w:ind w:firstLine="480"/>
      </w:pPr>
      <w:r w:rsidRPr="0035336D">
        <w:t>上图直观展示了传统</w:t>
      </w:r>
      <w:r w:rsidRPr="0035336D">
        <w:t xml:space="preserve"> HTTP </w:t>
      </w:r>
      <w:r w:rsidRPr="0035336D">
        <w:t>协议与</w:t>
      </w:r>
      <w:r w:rsidRPr="0035336D">
        <w:t xml:space="preserve"> SSE </w:t>
      </w:r>
      <w:r w:rsidRPr="0035336D">
        <w:t>协议在处理大模型生成任务时的巨大时序差异。清晰揭示了系统如何利用</w:t>
      </w:r>
      <w:r w:rsidRPr="0035336D">
        <w:t xml:space="preserve"> SSE </w:t>
      </w:r>
      <w:r w:rsidRPr="0035336D">
        <w:t>通道达成首字响应，从而彻底打破传统</w:t>
      </w:r>
      <w:r w:rsidRPr="0035336D">
        <w:t xml:space="preserve"> Web </w:t>
      </w:r>
      <w:r w:rsidRPr="0035336D">
        <w:t>请求的木桶效应。</w:t>
      </w:r>
    </w:p>
    <w:p w14:paraId="6FDF83C1" w14:textId="77777777" w:rsidR="00BD1B67" w:rsidRPr="0035336D" w:rsidRDefault="00BD1B67" w:rsidP="00BD1B67">
      <w:pPr>
        <w:adjustRightInd w:val="0"/>
        <w:snapToGrid w:val="0"/>
        <w:ind w:firstLine="480"/>
      </w:pPr>
      <w:r w:rsidRPr="0035336D">
        <w:t>结合图</w:t>
      </w:r>
      <w:r w:rsidRPr="0035336D">
        <w:t xml:space="preserve"> 2-5 </w:t>
      </w:r>
      <w:r w:rsidRPr="0035336D">
        <w:t>的时序对比可知，</w:t>
      </w:r>
      <w:r w:rsidRPr="0035336D">
        <w:t xml:space="preserve">SSE </w:t>
      </w:r>
      <w:r w:rsidRPr="0035336D">
        <w:t>技术实现了一种类似</w:t>
      </w:r>
      <w:r w:rsidRPr="0035336D">
        <w:t>“</w:t>
      </w:r>
      <w:r w:rsidRPr="0035336D">
        <w:t>打字机</w:t>
      </w:r>
      <w:r w:rsidRPr="0035336D">
        <w:t>”</w:t>
      </w:r>
      <w:r w:rsidRPr="0035336D">
        <w:t>的渐进式输出效果。它巧妙地将用户在对话界面的感知延迟，从原本漫长的</w:t>
      </w:r>
      <w:r w:rsidRPr="0035336D">
        <w:t>“</w:t>
      </w:r>
      <w:r w:rsidRPr="0035336D">
        <w:t>整段内容生成时间</w:t>
      </w:r>
      <w:r w:rsidRPr="0035336D">
        <w:t>”</w:t>
      </w:r>
      <w:r w:rsidRPr="0035336D">
        <w:t>，降维转化并解耦为了</w:t>
      </w:r>
      <w:r w:rsidRPr="0035336D">
        <w:t>“</w:t>
      </w:r>
      <w:r w:rsidRPr="0035336D">
        <w:t>首字产生时间</w:t>
      </w:r>
      <w:r w:rsidRPr="0035336D">
        <w:t>”</w:t>
      </w:r>
      <w:r w:rsidRPr="0035336D">
        <w:t>。这一技术架构使得系统在复杂的混合检索推理叠加下，完美化</w:t>
      </w:r>
      <w:r w:rsidRPr="0035336D">
        <w:lastRenderedPageBreak/>
        <w:t>解了全链路延迟带来的交互焦虑，赋予了系统极高的工程应用价值</w:t>
      </w:r>
    </w:p>
    <w:p w14:paraId="6CCE7F7E" w14:textId="77777777" w:rsidR="00536B9D" w:rsidRPr="00536B9D" w:rsidRDefault="00427A71">
      <w:pPr>
        <w:pStyle w:val="21"/>
        <w:rPr>
          <w:rFonts w:hint="eastAsia"/>
          <w:rPrChange w:id="518" w:author="Administrator" w:date="2026-04-30T13:35:00Z">
            <w:rPr>
              <w:rFonts w:ascii="黑体" w:eastAsia="黑体" w:hAnsi="黑体" w:hint="eastAsia"/>
              <w:sz w:val="28"/>
            </w:rPr>
          </w:rPrChange>
        </w:rPr>
        <w:pPrChange w:id="519" w:author="Administrator" w:date="2026-04-30T13:35:00Z">
          <w:pPr>
            <w:pStyle w:val="b63ee27f-4cf3-414c-9275-d88e3f90795e"/>
            <w:spacing w:line="360" w:lineRule="auto"/>
          </w:pPr>
        </w:pPrChange>
      </w:pPr>
      <w:bookmarkStart w:id="520" w:name="_Toc228451469"/>
      <w:r w:rsidRPr="00427A71">
        <w:rPr>
          <w:rFonts w:hint="eastAsia"/>
          <w:rPrChange w:id="521" w:author="Administrator" w:date="2026-04-30T13:35:00Z">
            <w:rPr>
              <w:rFonts w:ascii="黑体" w:hAnsi="黑体" w:hint="eastAsia"/>
              <w:b w:val="0"/>
              <w:szCs w:val="24"/>
            </w:rPr>
          </w:rPrChange>
        </w:rPr>
        <w:t>2.6</w:t>
      </w:r>
      <w:r w:rsidRPr="00427A71">
        <w:rPr>
          <w:rFonts w:hint="eastAsia"/>
          <w:rPrChange w:id="522" w:author="Administrator" w:date="2026-04-30T13:35:00Z">
            <w:rPr>
              <w:rFonts w:ascii="黑体" w:hAnsi="黑体" w:hint="eastAsia"/>
              <w:b w:val="0"/>
              <w:szCs w:val="24"/>
            </w:rPr>
          </w:rPrChange>
        </w:rPr>
        <w:t>数据存储安全与鉴权理论</w:t>
      </w:r>
      <w:bookmarkEnd w:id="520"/>
    </w:p>
    <w:p w14:paraId="48FDF2B1" w14:textId="77777777" w:rsidR="00536B9D" w:rsidRDefault="00BD1B67">
      <w:pPr>
        <w:ind w:firstLine="480"/>
        <w:pPrChange w:id="523" w:author="Administrator" w:date="2026-04-30T13:41:00Z">
          <w:pPr>
            <w:widowControl/>
            <w:adjustRightInd w:val="0"/>
            <w:snapToGrid w:val="0"/>
            <w:ind w:firstLine="480"/>
          </w:pPr>
        </w:pPrChange>
      </w:pPr>
      <w:r w:rsidRPr="0035336D">
        <w:t>为了保障企业级知识库的用户隐私与系统访问安全，在鉴权逻辑中放弃了传统的</w:t>
      </w:r>
      <w:r w:rsidRPr="0035336D">
        <w:t xml:space="preserve"> MD5 </w:t>
      </w:r>
      <w:r w:rsidRPr="0035336D">
        <w:t>或</w:t>
      </w:r>
      <w:r w:rsidRPr="0035336D">
        <w:t xml:space="preserve"> SHA-1 </w:t>
      </w:r>
      <w:r w:rsidRPr="0035336D">
        <w:t>算法，转而采用具备抗暴力破解能力的</w:t>
      </w:r>
      <w:r w:rsidRPr="0035336D">
        <w:t xml:space="preserve"> bcrypt </w:t>
      </w:r>
      <w:r w:rsidRPr="0035336D">
        <w:t>加密算法。</w:t>
      </w:r>
    </w:p>
    <w:p w14:paraId="51545C1F" w14:textId="77777777" w:rsidR="00536B9D" w:rsidRDefault="00E30EF7">
      <w:pPr>
        <w:ind w:firstLine="480"/>
        <w:pPrChange w:id="524" w:author="Administrator" w:date="2026-04-30T13:41:00Z">
          <w:pPr>
            <w:pStyle w:val="ad"/>
            <w:widowControl/>
            <w:numPr>
              <w:numId w:val="38"/>
            </w:numPr>
            <w:adjustRightInd w:val="0"/>
            <w:snapToGrid w:val="0"/>
            <w:ind w:left="720" w:firstLineChars="0" w:hanging="720"/>
            <w:contextualSpacing/>
          </w:pPr>
        </w:pPrChange>
      </w:pPr>
      <w:ins w:id="525" w:author="Administrator" w:date="2026-04-30T13:41:00Z">
        <w:r>
          <w:rPr>
            <w:rFonts w:hint="eastAsia"/>
          </w:rPr>
          <w:t>（</w:t>
        </w:r>
        <w:r>
          <w:rPr>
            <w:rFonts w:hint="eastAsia"/>
          </w:rPr>
          <w:t>1</w:t>
        </w:r>
        <w:r>
          <w:rPr>
            <w:rFonts w:hint="eastAsia"/>
          </w:rPr>
          <w:t>）</w:t>
        </w:r>
      </w:ins>
      <w:r w:rsidR="00BD1B67" w:rsidRPr="0035336D">
        <w:t>加盐（</w:t>
      </w:r>
      <w:r w:rsidR="00BD1B67" w:rsidRPr="0035336D">
        <w:t>Salting</w:t>
      </w:r>
      <w:r w:rsidR="00BD1B67" w:rsidRPr="0035336D">
        <w:t>）机制的必要性：</w:t>
      </w:r>
      <w:r w:rsidR="00BD1B67" w:rsidRPr="0035336D">
        <w:t xml:space="preserve"> MD5 </w:t>
      </w:r>
      <w:r w:rsidR="00BD1B67" w:rsidRPr="0035336D">
        <w:t>等传统哈希算法对于相同的明文会产生固定的密文，这使得攻击者可以通过预计算的</w:t>
      </w:r>
      <w:r w:rsidR="00BD1B67" w:rsidRPr="0035336D">
        <w:t>“</w:t>
      </w:r>
      <w:r w:rsidR="00BD1B67" w:rsidRPr="0035336D">
        <w:t>彩虹表</w:t>
      </w:r>
      <w:r w:rsidR="00BD1B67" w:rsidRPr="0035336D">
        <w:t>”</w:t>
      </w:r>
      <w:r w:rsidR="00BD1B67" w:rsidRPr="0035336D">
        <w:t>轻易破解。</w:t>
      </w:r>
      <w:r w:rsidR="00BD1B67" w:rsidRPr="0035336D">
        <w:t xml:space="preserve">bcrypt </w:t>
      </w:r>
      <w:r w:rsidR="00BD1B67" w:rsidRPr="0035336D">
        <w:t>在加密过程中为每个密码生成一个随机的</w:t>
      </w:r>
      <w:r w:rsidR="00BD1B67" w:rsidRPr="0035336D">
        <w:t>“</w:t>
      </w:r>
      <w:r w:rsidR="00BD1B67" w:rsidRPr="0035336D">
        <w:t>盐值</w:t>
      </w:r>
      <w:r w:rsidR="00BD1B67" w:rsidRPr="0035336D">
        <w:t>”</w:t>
      </w:r>
      <w:r w:rsidR="00BD1B67" w:rsidRPr="0035336D">
        <w:t>（</w:t>
      </w:r>
      <w:r w:rsidR="00BD1B67" w:rsidRPr="0035336D">
        <w:t>Salt</w:t>
      </w:r>
      <w:r w:rsidR="00BD1B67" w:rsidRPr="0035336D">
        <w:t>），并将其与哈希结果一同存储。这确保了即使两个用户的原始密码相同，其在数据库中存储的密文也完全不同，从根源上防御了预计算攻击。</w:t>
      </w:r>
    </w:p>
    <w:p w14:paraId="2C5EF9B7" w14:textId="77777777" w:rsidR="00536B9D" w:rsidRDefault="00E30EF7">
      <w:pPr>
        <w:ind w:firstLine="480"/>
        <w:pPrChange w:id="526" w:author="Administrator" w:date="2026-04-30T13:41:00Z">
          <w:pPr>
            <w:pStyle w:val="ad"/>
            <w:widowControl/>
            <w:numPr>
              <w:numId w:val="38"/>
            </w:numPr>
            <w:adjustRightInd w:val="0"/>
            <w:snapToGrid w:val="0"/>
            <w:ind w:left="720" w:firstLineChars="0" w:hanging="720"/>
            <w:contextualSpacing/>
            <w:jc w:val="left"/>
          </w:pPr>
        </w:pPrChange>
      </w:pPr>
      <w:ins w:id="527" w:author="Administrator" w:date="2026-04-30T13:41:00Z">
        <w:r>
          <w:rPr>
            <w:rFonts w:hint="eastAsia"/>
          </w:rPr>
          <w:t>（</w:t>
        </w:r>
        <w:r>
          <w:rPr>
            <w:rFonts w:hint="eastAsia"/>
          </w:rPr>
          <w:t>2</w:t>
        </w:r>
        <w:r>
          <w:rPr>
            <w:rFonts w:hint="eastAsia"/>
          </w:rPr>
          <w:t>）</w:t>
        </w:r>
      </w:ins>
      <w:r w:rsidR="00BD1B67" w:rsidRPr="0035336D">
        <w:t>自适应工作因子（</w:t>
      </w:r>
      <w:r w:rsidR="00BD1B67" w:rsidRPr="0035336D">
        <w:t>Work Factor</w:t>
      </w:r>
      <w:r w:rsidR="00BD1B67" w:rsidRPr="0035336D">
        <w:t>）理论：</w:t>
      </w:r>
      <w:r w:rsidR="00BD1B67" w:rsidRPr="0035336D">
        <w:t xml:space="preserve">bcrypt </w:t>
      </w:r>
      <w:r w:rsidR="00BD1B67" w:rsidRPr="0035336D">
        <w:t>的核心优势在于其</w:t>
      </w:r>
      <w:r w:rsidR="00BD1B67" w:rsidRPr="0035336D">
        <w:t>“</w:t>
      </w:r>
      <w:r w:rsidR="00BD1B67" w:rsidRPr="0035336D">
        <w:t>计算密集型</w:t>
      </w:r>
      <w:r w:rsidR="00BD1B67" w:rsidRPr="0035336D">
        <w:t>”</w:t>
      </w:r>
      <w:r w:rsidR="00BD1B67" w:rsidRPr="0035336D">
        <w:t>特性。通过设定工作因子（本系统设定为</w:t>
      </w:r>
      <w:r w:rsidR="00BD1B67" w:rsidRPr="0035336D">
        <w:t xml:space="preserve"> 12 </w:t>
      </w:r>
      <w:r w:rsidR="00BD1B67" w:rsidRPr="0035336D">
        <w:t>轮），算法会进行迭代循环计算，人为增加单次哈希的时间成本。</w:t>
      </w:r>
      <w:r w:rsidR="00BD1B67" w:rsidRPr="0035336D">
        <w:t xml:space="preserve">MD5 </w:t>
      </w:r>
      <w:r w:rsidR="00BD1B67" w:rsidRPr="0035336D">
        <w:t>的计算速度极快，攻击者每秒可尝试数亿次；而</w:t>
      </w:r>
      <w:r w:rsidR="00BD1B67" w:rsidRPr="0035336D">
        <w:t xml:space="preserve"> bcrypt</w:t>
      </w:r>
      <w:r w:rsidR="00BD1B67" w:rsidRPr="0035336D">
        <w:t>将单词验证时间控制在毫秒级，这使得暴力破解的成本呈几何级数增长，在工程层面构筑了稳固的物理防线。</w:t>
      </w:r>
    </w:p>
    <w:p w14:paraId="529E9CE6" w14:textId="77777777" w:rsidR="00BD1B67" w:rsidRPr="0035336D" w:rsidRDefault="00BD1B67" w:rsidP="00BD1B67">
      <w:pPr>
        <w:adjustRightInd w:val="0"/>
        <w:snapToGrid w:val="0"/>
        <w:ind w:firstLine="480"/>
      </w:pPr>
      <w:r w:rsidRPr="0035336D">
        <w:t>如</w:t>
      </w:r>
      <w:r w:rsidRPr="0035336D">
        <w:t>2-</w:t>
      </w:r>
      <w:r>
        <w:rPr>
          <w:rFonts w:hint="eastAsia"/>
        </w:rPr>
        <w:t xml:space="preserve">6 </w:t>
      </w:r>
      <w:r w:rsidRPr="0035336D">
        <w:t>图所示，系统通过设定的</w:t>
      </w:r>
      <w:r w:rsidRPr="0035336D">
        <w:t xml:space="preserve"> 12 </w:t>
      </w:r>
      <w:r w:rsidRPr="0035336D">
        <w:t>轮工作因子显著提升了破解的时间成本，配合</w:t>
      </w:r>
      <w:r w:rsidRPr="0035336D">
        <w:t xml:space="preserve"> 5.1 </w:t>
      </w:r>
      <w:r w:rsidRPr="0035336D">
        <w:t>节所述的随机盐机制，在保障正常用户秒级登录感知的同时，构筑了应对暴力破解的</w:t>
      </w:r>
      <w:r w:rsidRPr="0035336D">
        <w:t>‘</w:t>
      </w:r>
      <w:r w:rsidRPr="0035336D">
        <w:t>物理防线</w:t>
      </w:r>
      <w:r w:rsidRPr="0035336D">
        <w:t>’</w:t>
      </w:r>
      <w:r w:rsidRPr="0035336D">
        <w:t>。</w:t>
      </w:r>
    </w:p>
    <w:p w14:paraId="29F5FEF8" w14:textId="77777777" w:rsidR="00536B9D" w:rsidRDefault="00745736">
      <w:pPr>
        <w:adjustRightInd w:val="0"/>
        <w:snapToGrid w:val="0"/>
        <w:ind w:firstLineChars="0" w:firstLine="0"/>
        <w:jc w:val="center"/>
        <w:pPrChange w:id="528" w:author="Administrator" w:date="2026-04-30T13:42:00Z">
          <w:pPr>
            <w:adjustRightInd w:val="0"/>
            <w:snapToGrid w:val="0"/>
            <w:ind w:firstLine="480"/>
            <w:jc w:val="center"/>
          </w:pPr>
        </w:pPrChange>
      </w:pPr>
      <w:r>
        <w:rPr>
          <w:noProof/>
        </w:rPr>
        <w:drawing>
          <wp:inline distT="0" distB="0" distL="114300" distR="114300" wp14:anchorId="2CC9D963" wp14:editId="56A567E1">
            <wp:extent cx="5430774" cy="2618842"/>
            <wp:effectExtent l="19050" t="0" r="0" b="0"/>
            <wp:docPr id="21" name="图片 2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5"/>
                    <pic:cNvPicPr>
                      <a:picLocks noChangeAspect="1"/>
                    </pic:cNvPicPr>
                  </pic:nvPicPr>
                  <pic:blipFill>
                    <a:blip r:embed="rId31" cstate="print"/>
                    <a:srcRect t="11605"/>
                    <a:stretch>
                      <a:fillRect/>
                    </a:stretch>
                  </pic:blipFill>
                  <pic:spPr>
                    <a:xfrm>
                      <a:off x="0" y="0"/>
                      <a:ext cx="5430774" cy="2618842"/>
                    </a:xfrm>
                    <a:prstGeom prst="rect">
                      <a:avLst/>
                    </a:prstGeom>
                  </pic:spPr>
                </pic:pic>
              </a:graphicData>
            </a:graphic>
          </wp:inline>
        </w:drawing>
      </w:r>
    </w:p>
    <w:p w14:paraId="5D433AA5" w14:textId="77777777" w:rsidR="00536B9D" w:rsidRPr="00536B9D" w:rsidRDefault="00427A71">
      <w:pPr>
        <w:pStyle w:val="51"/>
        <w:spacing w:after="120"/>
        <w:rPr>
          <w:del w:id="529" w:author="Administrator" w:date="2026-04-30T13:42:00Z"/>
          <w:rFonts w:hint="eastAsia"/>
          <w:rPrChange w:id="530" w:author="Administrator" w:date="2026-04-30T13:55:00Z">
            <w:rPr>
              <w:del w:id="531" w:author="Administrator" w:date="2026-04-30T13:42:00Z"/>
              <w:rFonts w:asciiTheme="minorEastAsia" w:hAnsiTheme="minorEastAsia" w:hint="eastAsia"/>
            </w:rPr>
          </w:rPrChange>
        </w:rPr>
        <w:pPrChange w:id="532" w:author="Administrator" w:date="2026-04-30T13:55:00Z">
          <w:pPr>
            <w:adjustRightInd w:val="0"/>
            <w:snapToGrid w:val="0"/>
            <w:ind w:firstLine="480"/>
            <w:jc w:val="center"/>
          </w:pPr>
        </w:pPrChange>
      </w:pPr>
      <w:r w:rsidRPr="00427A71">
        <w:rPr>
          <w:rFonts w:hint="eastAsia"/>
          <w:rPrChange w:id="533" w:author="Administrator" w:date="2026-04-30T13:55:00Z">
            <w:rPr>
              <w:rFonts w:asciiTheme="minorEastAsia" w:eastAsia="黑体" w:hAnsiTheme="minorEastAsia" w:hint="eastAsia"/>
            </w:rPr>
          </w:rPrChange>
        </w:rPr>
        <w:t>图</w:t>
      </w:r>
      <w:r w:rsidRPr="00427A71">
        <w:rPr>
          <w:rFonts w:hint="eastAsia"/>
          <w:rPrChange w:id="534" w:author="Administrator" w:date="2026-04-30T13:55:00Z">
            <w:rPr>
              <w:rFonts w:asciiTheme="minorEastAsia" w:eastAsia="黑体" w:hAnsiTheme="minorEastAsia" w:hint="eastAsia"/>
            </w:rPr>
          </w:rPrChange>
        </w:rPr>
        <w:t xml:space="preserve">2.6 bcrypt </w:t>
      </w:r>
      <w:r w:rsidRPr="00427A71">
        <w:rPr>
          <w:rFonts w:hint="eastAsia"/>
          <w:rPrChange w:id="535" w:author="Administrator" w:date="2026-04-30T13:55:00Z">
            <w:rPr>
              <w:rFonts w:asciiTheme="minorEastAsia" w:eastAsia="黑体" w:hAnsiTheme="minorEastAsia" w:hint="eastAsia"/>
            </w:rPr>
          </w:rPrChange>
        </w:rPr>
        <w:t>算法的核心</w:t>
      </w:r>
    </w:p>
    <w:p w14:paraId="772DC1E0" w14:textId="77777777" w:rsidR="00536B9D" w:rsidRPr="00536B9D" w:rsidRDefault="00582D6B">
      <w:pPr>
        <w:pStyle w:val="51"/>
        <w:spacing w:after="120"/>
        <w:rPr>
          <w:ins w:id="536" w:author="Administrator" w:date="2026-04-30T13:32:00Z"/>
          <w:rPrChange w:id="537" w:author="Administrator" w:date="2026-04-30T13:55:00Z">
            <w:rPr>
              <w:ins w:id="538" w:author="Administrator" w:date="2026-04-30T13:32:00Z"/>
              <w:rFonts w:eastAsia="黑体"/>
              <w:sz w:val="30"/>
              <w:szCs w:val="30"/>
            </w:rPr>
          </w:rPrChange>
        </w:rPr>
        <w:pPrChange w:id="539" w:author="Administrator" w:date="2026-04-30T13:55:00Z">
          <w:pPr>
            <w:widowControl/>
            <w:spacing w:line="240" w:lineRule="auto"/>
            <w:ind w:firstLineChars="0" w:firstLine="0"/>
            <w:jc w:val="left"/>
          </w:pPr>
        </w:pPrChange>
      </w:pPr>
      <w:ins w:id="540" w:author="Administrator" w:date="2026-04-30T13:32:00Z">
        <w:r>
          <w:br w:type="page"/>
        </w:r>
      </w:ins>
    </w:p>
    <w:p w14:paraId="3173AAD5" w14:textId="77777777" w:rsidR="00536B9D" w:rsidRPr="00536B9D" w:rsidRDefault="00427A71">
      <w:pPr>
        <w:pStyle w:val="1"/>
        <w:rPr>
          <w:rFonts w:hint="eastAsia"/>
          <w:rPrChange w:id="541" w:author="Administrator" w:date="2026-04-30T13:32:00Z">
            <w:rPr>
              <w:rFonts w:ascii="黑体" w:eastAsia="黑体" w:hAnsi="黑体" w:cs="Times New Roman" w:hint="eastAsia"/>
              <w:sz w:val="30"/>
              <w:szCs w:val="30"/>
            </w:rPr>
          </w:rPrChange>
        </w:rPr>
        <w:pPrChange w:id="542" w:author="Administrator" w:date="2026-04-30T13:32:00Z">
          <w:pPr>
            <w:pStyle w:val="71e7dc79-1ff7-45e8-997d-0ebda3762b91"/>
            <w:snapToGrid w:val="0"/>
            <w:spacing w:line="360" w:lineRule="auto"/>
          </w:pPr>
        </w:pPrChange>
      </w:pPr>
      <w:del w:id="543" w:author="Administrator" w:date="2026-04-30T13:32:00Z">
        <w:r w:rsidRPr="00427A71">
          <w:rPr>
            <w:rFonts w:hint="eastAsia"/>
            <w:rPrChange w:id="544" w:author="Administrator" w:date="2026-04-30T13:32:00Z">
              <w:rPr>
                <w:rFonts w:ascii="黑体" w:hAnsi="黑体" w:hint="eastAsia"/>
                <w:b w:val="0"/>
              </w:rPr>
            </w:rPrChange>
          </w:rPr>
          <w:lastRenderedPageBreak/>
          <w:delText>第三</w:delText>
        </w:r>
      </w:del>
      <w:bookmarkStart w:id="545" w:name="_Toc228451470"/>
      <w:ins w:id="546" w:author="Administrator" w:date="2026-04-30T13:32:00Z">
        <w:r w:rsidRPr="00427A71">
          <w:rPr>
            <w:rFonts w:hint="eastAsia"/>
            <w:rPrChange w:id="547" w:author="Administrator" w:date="2026-04-30T13:32:00Z">
              <w:rPr>
                <w:rFonts w:ascii="黑体" w:hAnsi="黑体" w:hint="eastAsia"/>
                <w:b w:val="0"/>
              </w:rPr>
            </w:rPrChange>
          </w:rPr>
          <w:t>第</w:t>
        </w:r>
        <w:r w:rsidR="00582D6B">
          <w:rPr>
            <w:rFonts w:hint="eastAsia"/>
          </w:rPr>
          <w:t>3</w:t>
        </w:r>
      </w:ins>
      <w:r w:rsidRPr="00427A71">
        <w:rPr>
          <w:rFonts w:hint="eastAsia"/>
          <w:rPrChange w:id="548" w:author="Administrator" w:date="2026-04-30T13:32:00Z">
            <w:rPr>
              <w:rFonts w:ascii="黑体" w:hAnsi="黑体" w:hint="eastAsia"/>
              <w:b w:val="0"/>
            </w:rPr>
          </w:rPrChange>
        </w:rPr>
        <w:t>章系统需求分析</w:t>
      </w:r>
      <w:bookmarkEnd w:id="545"/>
    </w:p>
    <w:p w14:paraId="3D6D7BFB" w14:textId="77777777" w:rsidR="00536B9D" w:rsidRPr="00536B9D" w:rsidRDefault="00427A71">
      <w:pPr>
        <w:pStyle w:val="21"/>
        <w:rPr>
          <w:rFonts w:hint="eastAsia"/>
          <w:rPrChange w:id="549" w:author="Administrator" w:date="2026-04-30T13:35:00Z">
            <w:rPr>
              <w:rFonts w:ascii="黑体" w:eastAsia="黑体" w:hAnsi="黑体" w:hint="eastAsia"/>
              <w:sz w:val="28"/>
            </w:rPr>
          </w:rPrChange>
        </w:rPr>
        <w:pPrChange w:id="550" w:author="Administrator" w:date="2026-04-30T13:35:00Z">
          <w:pPr>
            <w:pStyle w:val="b63ee27f-4cf3-414c-9275-d88e3f90795e"/>
            <w:spacing w:line="360" w:lineRule="auto"/>
          </w:pPr>
        </w:pPrChange>
      </w:pPr>
      <w:bookmarkStart w:id="551" w:name="_Toc228451471"/>
      <w:r w:rsidRPr="00427A71">
        <w:rPr>
          <w:rFonts w:hint="eastAsia"/>
          <w:rPrChange w:id="552" w:author="Administrator" w:date="2026-04-30T13:35:00Z">
            <w:rPr>
              <w:rFonts w:ascii="黑体" w:hAnsi="黑体" w:hint="eastAsia"/>
              <w:b w:val="0"/>
              <w:szCs w:val="24"/>
            </w:rPr>
          </w:rPrChange>
        </w:rPr>
        <w:t>3.1</w:t>
      </w:r>
      <w:r w:rsidRPr="00427A71">
        <w:rPr>
          <w:rFonts w:hint="eastAsia"/>
          <w:rPrChange w:id="553" w:author="Administrator" w:date="2026-04-30T13:35:00Z">
            <w:rPr>
              <w:rFonts w:ascii="黑体" w:hAnsi="黑体" w:hint="eastAsia"/>
              <w:b w:val="0"/>
              <w:szCs w:val="24"/>
            </w:rPr>
          </w:rPrChange>
        </w:rPr>
        <w:t>总体目标与业务场景</w:t>
      </w:r>
      <w:bookmarkEnd w:id="551"/>
    </w:p>
    <w:p w14:paraId="2C3A146A"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sidRPr="0035336D">
        <w:rPr>
          <w:rFonts w:ascii="Times New Roman" w:eastAsia="宋体" w:hAnsi="Times New Roman"/>
        </w:rPr>
        <w:t>本系统的建设目标是为企业提供一个基于私有文档的智能交互门户，旨在解决传统关键词检索系统无法理解语义以及通用大语言模型在企业垂直领域存在的</w:t>
      </w:r>
      <w:r w:rsidRPr="0035336D">
        <w:rPr>
          <w:rFonts w:ascii="Times New Roman" w:eastAsia="sans-serif" w:hAnsi="Times New Roman"/>
        </w:rPr>
        <w:t>“</w:t>
      </w:r>
      <w:r w:rsidRPr="0035336D">
        <w:rPr>
          <w:rFonts w:ascii="Times New Roman" w:eastAsia="宋体" w:hAnsi="Times New Roman"/>
        </w:rPr>
        <w:t>幻觉</w:t>
      </w:r>
      <w:r w:rsidRPr="0035336D">
        <w:rPr>
          <w:rFonts w:ascii="Times New Roman" w:eastAsia="sans-serif" w:hAnsi="Times New Roman"/>
        </w:rPr>
        <w:t>”</w:t>
      </w:r>
      <w:r w:rsidRPr="0035336D">
        <w:rPr>
          <w:rFonts w:ascii="Times New Roman" w:eastAsia="宋体" w:hAnsi="Times New Roman"/>
        </w:rPr>
        <w:t>痛点。</w:t>
      </w:r>
    </w:p>
    <w:p w14:paraId="4B2E043E" w14:textId="77777777" w:rsidR="00BD1B67" w:rsidDel="00E30EF7" w:rsidRDefault="00BD1B67" w:rsidP="00BD1B67">
      <w:pPr>
        <w:pStyle w:val="af0"/>
        <w:widowControl/>
        <w:adjustRightInd w:val="0"/>
        <w:snapToGrid w:val="0"/>
        <w:spacing w:beforeAutospacing="0" w:after="0" w:afterAutospacing="0" w:line="360" w:lineRule="auto"/>
        <w:rPr>
          <w:del w:id="554" w:author="Administrator" w:date="2026-04-30T13:42:00Z"/>
          <w:rFonts w:ascii="Times New Roman" w:eastAsia="宋体" w:hAnsi="Times New Roman"/>
        </w:rPr>
      </w:pPr>
      <w:r w:rsidRPr="0035336D">
        <w:rPr>
          <w:rFonts w:ascii="Times New Roman" w:eastAsia="宋体" w:hAnsi="Times New Roman"/>
        </w:rPr>
        <w:t>系统的业务场景主要涵盖以下三个方面：</w:t>
      </w:r>
    </w:p>
    <w:p w14:paraId="3F65A147" w14:textId="77777777" w:rsidR="00536B9D" w:rsidRDefault="00536B9D">
      <w:pPr>
        <w:pStyle w:val="af0"/>
        <w:widowControl/>
        <w:adjustRightInd w:val="0"/>
        <w:snapToGrid w:val="0"/>
        <w:spacing w:beforeAutospacing="0" w:after="0" w:afterAutospacing="0" w:line="360" w:lineRule="auto"/>
        <w:rPr>
          <w:ins w:id="555" w:author="Administrator" w:date="2026-04-30T13:42:00Z"/>
        </w:rPr>
        <w:pPrChange w:id="556" w:author="Administrator" w:date="2026-04-30T13:42:00Z">
          <w:pPr>
            <w:numPr>
              <w:numId w:val="11"/>
            </w:numPr>
            <w:adjustRightInd w:val="0"/>
            <w:snapToGrid w:val="0"/>
            <w:ind w:left="440" w:firstLineChars="0" w:hanging="440"/>
            <w:jc w:val="left"/>
          </w:pPr>
        </w:pPrChange>
      </w:pPr>
    </w:p>
    <w:p w14:paraId="38E90A11" w14:textId="77777777" w:rsidR="00536B9D" w:rsidRPr="00536B9D" w:rsidRDefault="00E30EF7">
      <w:pPr>
        <w:pStyle w:val="af0"/>
        <w:widowControl/>
        <w:adjustRightInd w:val="0"/>
        <w:snapToGrid w:val="0"/>
        <w:spacing w:beforeAutospacing="0" w:after="0" w:afterAutospacing="0" w:line="360" w:lineRule="auto"/>
        <w:ind w:firstLineChars="200" w:firstLine="480"/>
        <w:rPr>
          <w:rFonts w:eastAsia="宋体"/>
          <w:rPrChange w:id="557" w:author="Administrator" w:date="2026-04-30T13:42:00Z">
            <w:rPr>
              <w:rFonts w:eastAsia="sans-serif"/>
            </w:rPr>
          </w:rPrChange>
        </w:rPr>
        <w:pPrChange w:id="558" w:author="Administrator" w:date="2026-04-30T13:42:00Z">
          <w:pPr>
            <w:numPr>
              <w:numId w:val="11"/>
            </w:numPr>
            <w:adjustRightInd w:val="0"/>
            <w:snapToGrid w:val="0"/>
            <w:ind w:left="440" w:firstLineChars="0" w:hanging="440"/>
            <w:jc w:val="left"/>
          </w:pPr>
        </w:pPrChange>
      </w:pPr>
      <w:ins w:id="559" w:author="Administrator" w:date="2026-04-30T13:42: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560" w:author="Administrator" w:date="2026-04-30T13:42:00Z">
            <w:rPr>
              <w:rFonts w:eastAsia="黑体" w:hint="eastAsia"/>
            </w:rPr>
          </w:rPrChange>
        </w:rPr>
        <w:t>新员工入职指引：通过对话方式快速查询公司行政、人事制度。</w:t>
      </w:r>
    </w:p>
    <w:p w14:paraId="5F340FE1" w14:textId="77777777" w:rsidR="00536B9D" w:rsidRDefault="00E30EF7">
      <w:pPr>
        <w:pStyle w:val="af0"/>
        <w:widowControl/>
        <w:adjustRightInd w:val="0"/>
        <w:snapToGrid w:val="0"/>
        <w:spacing w:beforeAutospacing="0" w:after="0" w:afterAutospacing="0" w:line="360" w:lineRule="auto"/>
        <w:ind w:firstLineChars="200" w:firstLine="480"/>
        <w:pPrChange w:id="561" w:author="Administrator" w:date="2026-04-30T13:42:00Z">
          <w:pPr>
            <w:numPr>
              <w:numId w:val="11"/>
            </w:numPr>
            <w:adjustRightInd w:val="0"/>
            <w:snapToGrid w:val="0"/>
            <w:ind w:left="440" w:firstLineChars="0" w:hanging="440"/>
            <w:jc w:val="left"/>
          </w:pPr>
        </w:pPrChange>
      </w:pPr>
      <w:ins w:id="562" w:author="Administrator" w:date="2026-04-30T13:42: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563" w:author="Administrator" w:date="2026-04-30T13:42:00Z">
            <w:rPr>
              <w:rFonts w:eastAsia="黑体" w:hint="eastAsia"/>
            </w:rPr>
          </w:rPrChange>
        </w:rPr>
        <w:t>行政制度查询：实现对海量管理规定、规章制度的精准检索。</w:t>
      </w:r>
    </w:p>
    <w:p w14:paraId="6B52258B" w14:textId="77777777" w:rsidR="00536B9D" w:rsidRDefault="00E30EF7">
      <w:pPr>
        <w:pStyle w:val="af0"/>
        <w:widowControl/>
        <w:adjustRightInd w:val="0"/>
        <w:snapToGrid w:val="0"/>
        <w:spacing w:beforeAutospacing="0" w:after="0" w:afterAutospacing="0" w:line="360" w:lineRule="auto"/>
        <w:ind w:firstLineChars="200" w:firstLine="480"/>
        <w:pPrChange w:id="564" w:author="Administrator" w:date="2026-04-30T13:42:00Z">
          <w:pPr>
            <w:numPr>
              <w:numId w:val="11"/>
            </w:numPr>
            <w:adjustRightInd w:val="0"/>
            <w:snapToGrid w:val="0"/>
            <w:ind w:left="440" w:firstLineChars="0" w:hanging="440"/>
            <w:jc w:val="left"/>
          </w:pPr>
        </w:pPrChange>
      </w:pPr>
      <w:ins w:id="565" w:author="Administrator" w:date="2026-04-30T13:42:00Z">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ins>
      <w:r w:rsidR="00427A71" w:rsidRPr="00427A71">
        <w:rPr>
          <w:rFonts w:ascii="Times New Roman" w:eastAsia="宋体" w:hAnsi="Times New Roman" w:hint="eastAsia"/>
          <w:rPrChange w:id="566" w:author="Administrator" w:date="2026-04-30T13:42:00Z">
            <w:rPr>
              <w:rFonts w:eastAsia="黑体" w:hint="eastAsia"/>
            </w:rPr>
          </w:rPrChange>
        </w:rPr>
        <w:t>技术文档溯源：支持对特定技术手册、流程文档的深度问答，并提供可追溯的引用来源。</w:t>
      </w:r>
    </w:p>
    <w:p w14:paraId="49773A89" w14:textId="77777777" w:rsidR="00536B9D" w:rsidRPr="00536B9D" w:rsidRDefault="00427A71">
      <w:pPr>
        <w:pStyle w:val="21"/>
        <w:rPr>
          <w:rFonts w:hint="eastAsia"/>
          <w:rPrChange w:id="567" w:author="Administrator" w:date="2026-04-30T13:35:00Z">
            <w:rPr>
              <w:rFonts w:ascii="黑体" w:eastAsia="黑体" w:hAnsi="黑体" w:hint="eastAsia"/>
              <w:sz w:val="28"/>
            </w:rPr>
          </w:rPrChange>
        </w:rPr>
        <w:pPrChange w:id="568" w:author="Administrator" w:date="2026-04-30T13:35:00Z">
          <w:pPr>
            <w:pStyle w:val="b63ee27f-4cf3-414c-9275-d88e3f90795e"/>
            <w:spacing w:line="360" w:lineRule="auto"/>
          </w:pPr>
        </w:pPrChange>
      </w:pPr>
      <w:bookmarkStart w:id="569" w:name="_Toc228451472"/>
      <w:r w:rsidRPr="00427A71">
        <w:rPr>
          <w:rFonts w:hint="eastAsia"/>
          <w:rPrChange w:id="570" w:author="Administrator" w:date="2026-04-30T13:35:00Z">
            <w:rPr>
              <w:rFonts w:ascii="黑体" w:hAnsi="黑体" w:hint="eastAsia"/>
              <w:b w:val="0"/>
              <w:szCs w:val="24"/>
            </w:rPr>
          </w:rPrChange>
        </w:rPr>
        <w:t>3.2</w:t>
      </w:r>
      <w:r w:rsidRPr="00427A71">
        <w:rPr>
          <w:rFonts w:hint="eastAsia"/>
          <w:rPrChange w:id="571" w:author="Administrator" w:date="2026-04-30T13:35:00Z">
            <w:rPr>
              <w:rFonts w:ascii="黑体" w:hAnsi="黑体" w:hint="eastAsia"/>
              <w:b w:val="0"/>
              <w:szCs w:val="24"/>
            </w:rPr>
          </w:rPrChange>
        </w:rPr>
        <w:t>系统功能性需求</w:t>
      </w:r>
      <w:bookmarkEnd w:id="569"/>
    </w:p>
    <w:p w14:paraId="7E0D691D"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35336D">
        <w:rPr>
          <w:rFonts w:ascii="Times New Roman" w:eastAsia="宋体" w:hAnsi="Times New Roman"/>
        </w:rPr>
        <w:t>基于企业私有知识库的实际交互场景，本系统在业务层面上规划了明确的角色隔离与功能边界。系统的主要参与者（</w:t>
      </w:r>
      <w:r w:rsidRPr="0035336D">
        <w:rPr>
          <w:rFonts w:ascii="Times New Roman" w:eastAsia="宋体" w:hAnsi="Times New Roman"/>
        </w:rPr>
        <w:t>Actor</w:t>
      </w:r>
      <w:r w:rsidRPr="0035336D">
        <w:rPr>
          <w:rFonts w:ascii="Times New Roman" w:eastAsia="宋体" w:hAnsi="Times New Roman"/>
        </w:rPr>
        <w:t>）分为两类：企业普通员工与系统管理员。为了清晰地界定不同用户角色在系统中所具备的操作权限与业务链路，本研究绘制了系统总体用例图，如图</w:t>
      </w:r>
      <w:r w:rsidRPr="0035336D">
        <w:rPr>
          <w:rFonts w:ascii="Times New Roman" w:eastAsia="宋体" w:hAnsi="Times New Roman"/>
        </w:rPr>
        <w:t xml:space="preserve"> 3-1 </w:t>
      </w:r>
      <w:r w:rsidRPr="0035336D">
        <w:rPr>
          <w:rFonts w:ascii="Times New Roman" w:eastAsia="宋体" w:hAnsi="Times New Roman"/>
        </w:rPr>
        <w:t>所示。</w:t>
      </w:r>
    </w:p>
    <w:p w14:paraId="63868B73" w14:textId="77777777" w:rsidR="00536B9D" w:rsidRDefault="00745736">
      <w:pPr>
        <w:pStyle w:val="af0"/>
        <w:widowControl/>
        <w:adjustRightInd w:val="0"/>
        <w:snapToGrid w:val="0"/>
        <w:spacing w:beforeAutospacing="0" w:after="0" w:afterAutospacing="0" w:line="360" w:lineRule="auto"/>
        <w:jc w:val="center"/>
        <w:rPr>
          <w:rFonts w:ascii="Times New Roman" w:eastAsia="宋体" w:hAnsi="Times New Roman"/>
        </w:rPr>
        <w:pPrChange w:id="572" w:author="Administrator" w:date="2026-04-30T13:56:00Z">
          <w:pPr>
            <w:pStyle w:val="af0"/>
            <w:widowControl/>
            <w:adjustRightInd w:val="0"/>
            <w:snapToGrid w:val="0"/>
            <w:spacing w:beforeAutospacing="0" w:after="0" w:afterAutospacing="0" w:line="360" w:lineRule="auto"/>
            <w:ind w:firstLineChars="200" w:firstLine="480"/>
            <w:jc w:val="center"/>
          </w:pPr>
        </w:pPrChange>
      </w:pPr>
      <w:r>
        <w:rPr>
          <w:rFonts w:ascii="Times New Roman" w:eastAsia="宋体" w:hAnsi="Times New Roman"/>
          <w:noProof/>
        </w:rPr>
        <w:drawing>
          <wp:inline distT="0" distB="0" distL="0" distR="0" wp14:anchorId="228F166E" wp14:editId="665C3ED1">
            <wp:extent cx="5274259" cy="2640374"/>
            <wp:effectExtent l="19050" t="0" r="2591" b="0"/>
            <wp:docPr id="421675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5785" name=""/>
                    <pic:cNvPicPr/>
                  </pic:nvPicPr>
                  <pic:blipFill>
                    <a:blip r:embed="rId32"/>
                    <a:srcRect t="8333"/>
                    <a:stretch>
                      <a:fillRect/>
                    </a:stretch>
                  </pic:blipFill>
                  <pic:spPr>
                    <a:xfrm>
                      <a:off x="0" y="0"/>
                      <a:ext cx="5275728" cy="2641109"/>
                    </a:xfrm>
                    <a:prstGeom prst="rect">
                      <a:avLst/>
                    </a:prstGeom>
                  </pic:spPr>
                </pic:pic>
              </a:graphicData>
            </a:graphic>
          </wp:inline>
        </w:drawing>
      </w:r>
    </w:p>
    <w:p w14:paraId="3BA095D1" w14:textId="77777777" w:rsidR="00536B9D" w:rsidRDefault="00BD1B67">
      <w:pPr>
        <w:pStyle w:val="51"/>
        <w:spacing w:after="120"/>
        <w:rPr>
          <w:rFonts w:hint="eastAsia"/>
        </w:rPr>
        <w:pPrChange w:id="573" w:author="Administrator" w:date="2026-04-30T13:55:00Z">
          <w:pPr>
            <w:pStyle w:val="af0"/>
            <w:widowControl/>
            <w:adjustRightInd w:val="0"/>
            <w:snapToGrid w:val="0"/>
            <w:spacing w:beforeAutospacing="0" w:after="0" w:afterAutospacing="0" w:line="360" w:lineRule="auto"/>
            <w:ind w:firstLineChars="200" w:firstLine="480"/>
            <w:jc w:val="center"/>
          </w:pPr>
        </w:pPrChange>
      </w:pPr>
      <w:r w:rsidRPr="0035336D">
        <w:t>图</w:t>
      </w:r>
      <w:r w:rsidRPr="0035336D">
        <w:t xml:space="preserve"> 3-1 </w:t>
      </w:r>
      <w:r w:rsidRPr="0035336D">
        <w:t>系统总体用例图</w:t>
      </w:r>
    </w:p>
    <w:p w14:paraId="1AA04101" w14:textId="77777777" w:rsidR="00BD1B67" w:rsidRPr="0035336D" w:rsidDel="004575C1" w:rsidRDefault="00BD1B67" w:rsidP="00BD1B67">
      <w:pPr>
        <w:pStyle w:val="af0"/>
        <w:widowControl/>
        <w:adjustRightInd w:val="0"/>
        <w:snapToGrid w:val="0"/>
        <w:spacing w:beforeAutospacing="0" w:after="0" w:afterAutospacing="0" w:line="360" w:lineRule="auto"/>
        <w:ind w:firstLineChars="200" w:firstLine="480"/>
        <w:jc w:val="center"/>
        <w:rPr>
          <w:del w:id="574" w:author="Administrator" w:date="2026-04-30T13:57:00Z"/>
          <w:rFonts w:ascii="Times New Roman" w:eastAsia="宋体" w:hAnsi="Times New Roman"/>
        </w:rPr>
      </w:pPr>
    </w:p>
    <w:p w14:paraId="10EA812F"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jc w:val="center"/>
        <w:rPr>
          <w:rFonts w:ascii="Times New Roman" w:eastAsia="宋体" w:hAnsi="Times New Roman"/>
        </w:rPr>
      </w:pPr>
      <w:r w:rsidRPr="0035336D">
        <w:rPr>
          <w:rFonts w:ascii="Times New Roman" w:eastAsia="宋体" w:hAnsi="Times New Roman"/>
        </w:rPr>
        <w:t>上图直观展示了系统架构下的权限隔离机制与功能分布。普通员工的用例聚焦于知识获取与反馈，而管理员的用例则侧重于知识资产的维护与系统运转状态的监控。</w:t>
      </w:r>
    </w:p>
    <w:p w14:paraId="0F6A95EF"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jc w:val="center"/>
        <w:rPr>
          <w:rFonts w:ascii="Times New Roman" w:eastAsia="宋体" w:hAnsi="Times New Roman"/>
        </w:rPr>
      </w:pPr>
      <w:r w:rsidRPr="0035336D">
        <w:rPr>
          <w:rFonts w:ascii="Times New Roman" w:eastAsia="宋体" w:hAnsi="Times New Roman"/>
        </w:rPr>
        <w:t>结合图</w:t>
      </w:r>
      <w:r w:rsidRPr="0035336D">
        <w:rPr>
          <w:rFonts w:ascii="Times New Roman" w:eastAsia="宋体" w:hAnsi="Times New Roman"/>
        </w:rPr>
        <w:t xml:space="preserve"> 3-1 </w:t>
      </w:r>
      <w:r w:rsidRPr="0035336D">
        <w:rPr>
          <w:rFonts w:ascii="Times New Roman" w:eastAsia="宋体" w:hAnsi="Times New Roman"/>
        </w:rPr>
        <w:t>所示的业务逻辑，系统功能性需求被细化为以下三大核心模块：</w:t>
      </w:r>
    </w:p>
    <w:p w14:paraId="0706AB99" w14:textId="77777777" w:rsid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575" w:author="Administrator" w:date="2026-04-30T13:43:00Z">
          <w:pPr>
            <w:pStyle w:val="af0"/>
            <w:widowControl/>
            <w:numPr>
              <w:numId w:val="32"/>
            </w:numPr>
            <w:adjustRightInd w:val="0"/>
            <w:snapToGrid w:val="0"/>
            <w:spacing w:beforeAutospacing="0" w:after="0" w:afterAutospacing="0" w:line="360" w:lineRule="auto"/>
            <w:ind w:left="1880" w:hanging="440"/>
          </w:pPr>
        </w:pPrChange>
      </w:pPr>
      <w:ins w:id="576" w:author="Administrator" w:date="2026-04-30T13:42:00Z">
        <w:r>
          <w:rPr>
            <w:rFonts w:ascii="Times New Roman" w:eastAsia="宋体" w:hAnsi="Times New Roman" w:hint="eastAsia"/>
          </w:rPr>
          <w:lastRenderedPageBreak/>
          <w:t>（</w:t>
        </w:r>
        <w:r>
          <w:rPr>
            <w:rFonts w:ascii="Times New Roman" w:eastAsia="宋体" w:hAnsi="Times New Roman" w:hint="eastAsia"/>
          </w:rPr>
          <w:t>1</w:t>
        </w:r>
        <w:r>
          <w:rPr>
            <w:rFonts w:ascii="Times New Roman" w:eastAsia="宋体" w:hAnsi="Times New Roman" w:hint="eastAsia"/>
          </w:rPr>
          <w:t>）</w:t>
        </w:r>
      </w:ins>
      <w:r w:rsidR="00BD1B67" w:rsidRPr="0035336D">
        <w:rPr>
          <w:rFonts w:ascii="Times New Roman" w:eastAsia="宋体" w:hAnsi="Times New Roman"/>
        </w:rPr>
        <w:t>智能问答与审计闭环需求（员工端）普通员工是系统的主要使用者。系统需为其提供基于自然语言的多轮对话接口，允许员工针对企业制度、产品手册等进行实时提问。同时，为保证大模型服务质量的持续迭代，系统必须建立</w:t>
      </w:r>
      <w:r w:rsidR="00BD1B67" w:rsidRPr="0035336D">
        <w:rPr>
          <w:rFonts w:ascii="Times New Roman" w:eastAsia="宋体" w:hAnsi="Times New Roman"/>
        </w:rPr>
        <w:t>“</w:t>
      </w:r>
      <w:r w:rsidR="00BD1B67" w:rsidRPr="0035336D">
        <w:rPr>
          <w:rFonts w:ascii="Times New Roman" w:eastAsia="宋体" w:hAnsi="Times New Roman"/>
        </w:rPr>
        <w:t>反馈</w:t>
      </w:r>
      <w:r w:rsidR="00BD1B67" w:rsidRPr="0035336D">
        <w:rPr>
          <w:rFonts w:ascii="Times New Roman" w:eastAsia="宋体" w:hAnsi="Times New Roman"/>
        </w:rPr>
        <w:t>-</w:t>
      </w:r>
      <w:r w:rsidR="00BD1B67" w:rsidRPr="0035336D">
        <w:rPr>
          <w:rFonts w:ascii="Times New Roman" w:eastAsia="宋体" w:hAnsi="Times New Roman"/>
        </w:rPr>
        <w:t>审计</w:t>
      </w:r>
      <w:r w:rsidR="00BD1B67" w:rsidRPr="0035336D">
        <w:rPr>
          <w:rFonts w:ascii="Times New Roman" w:eastAsia="宋体" w:hAnsi="Times New Roman"/>
        </w:rPr>
        <w:t>”</w:t>
      </w:r>
      <w:r w:rsidR="00BD1B67" w:rsidRPr="0035336D">
        <w:rPr>
          <w:rFonts w:ascii="Times New Roman" w:eastAsia="宋体" w:hAnsi="Times New Roman"/>
        </w:rPr>
        <w:t>机制，即员工用例中包含对每一条大模型回答进行</w:t>
      </w:r>
      <w:r w:rsidR="00BD1B67" w:rsidRPr="0035336D">
        <w:rPr>
          <w:rFonts w:ascii="Times New Roman" w:eastAsia="宋体" w:hAnsi="Times New Roman"/>
        </w:rPr>
        <w:t>“</w:t>
      </w:r>
      <w:r w:rsidR="00BD1B67" w:rsidRPr="0035336D">
        <w:rPr>
          <w:rFonts w:ascii="Times New Roman" w:eastAsia="宋体" w:hAnsi="Times New Roman"/>
        </w:rPr>
        <w:t>点赞</w:t>
      </w:r>
      <w:r w:rsidR="00BD1B67" w:rsidRPr="0035336D">
        <w:rPr>
          <w:rFonts w:ascii="Times New Roman" w:eastAsia="宋体" w:hAnsi="Times New Roman"/>
        </w:rPr>
        <w:t>”</w:t>
      </w:r>
      <w:r w:rsidR="00BD1B67" w:rsidRPr="0035336D">
        <w:rPr>
          <w:rFonts w:ascii="Times New Roman" w:eastAsia="宋体" w:hAnsi="Times New Roman"/>
        </w:rPr>
        <w:t>或</w:t>
      </w:r>
      <w:r w:rsidR="00BD1B67" w:rsidRPr="0035336D">
        <w:rPr>
          <w:rFonts w:ascii="Times New Roman" w:eastAsia="宋体" w:hAnsi="Times New Roman"/>
        </w:rPr>
        <w:t>“</w:t>
      </w:r>
      <w:r w:rsidR="00BD1B67" w:rsidRPr="0035336D">
        <w:rPr>
          <w:rFonts w:ascii="Times New Roman" w:eastAsia="宋体" w:hAnsi="Times New Roman"/>
        </w:rPr>
        <w:t>点踩</w:t>
      </w:r>
      <w:r w:rsidR="00BD1B67" w:rsidRPr="0035336D">
        <w:rPr>
          <w:rFonts w:ascii="Times New Roman" w:eastAsia="宋体" w:hAnsi="Times New Roman"/>
        </w:rPr>
        <w:t>”</w:t>
      </w:r>
      <w:r w:rsidR="00BD1B67" w:rsidRPr="0035336D">
        <w:rPr>
          <w:rFonts w:ascii="Times New Roman" w:eastAsia="宋体" w:hAnsi="Times New Roman"/>
        </w:rPr>
        <w:t>的评价操作，并在后台自动绑定当时的会话上下文。</w:t>
      </w:r>
    </w:p>
    <w:p w14:paraId="25F1C1C8" w14:textId="77777777" w:rsid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577" w:author="Administrator" w:date="2026-04-30T13:43:00Z">
          <w:pPr>
            <w:pStyle w:val="af0"/>
            <w:widowControl/>
            <w:numPr>
              <w:numId w:val="32"/>
            </w:numPr>
            <w:adjustRightInd w:val="0"/>
            <w:snapToGrid w:val="0"/>
            <w:spacing w:beforeAutospacing="0" w:after="0" w:afterAutospacing="0" w:line="360" w:lineRule="auto"/>
            <w:ind w:left="1880" w:hanging="440"/>
          </w:pPr>
        </w:pPrChange>
      </w:pPr>
      <w:ins w:id="578" w:author="Administrator" w:date="2026-04-30T13:43: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BD1B67" w:rsidRPr="0035336D">
        <w:rPr>
          <w:rFonts w:ascii="Times New Roman" w:eastAsia="宋体" w:hAnsi="Times New Roman"/>
        </w:rPr>
        <w:t>异构文档处理与查重需求（管理员端）管理员负责构建和维护系统的底层</w:t>
      </w:r>
      <w:r w:rsidR="00BD1B67" w:rsidRPr="0035336D">
        <w:rPr>
          <w:rFonts w:ascii="Times New Roman" w:eastAsia="宋体" w:hAnsi="Times New Roman"/>
        </w:rPr>
        <w:t>“</w:t>
      </w:r>
      <w:r w:rsidR="00BD1B67" w:rsidRPr="0035336D">
        <w:rPr>
          <w:rFonts w:ascii="Times New Roman" w:eastAsia="宋体" w:hAnsi="Times New Roman"/>
        </w:rPr>
        <w:t>知识地基</w:t>
      </w:r>
      <w:r w:rsidR="00BD1B67" w:rsidRPr="0035336D">
        <w:rPr>
          <w:rFonts w:ascii="Times New Roman" w:eastAsia="宋体" w:hAnsi="Times New Roman"/>
        </w:rPr>
        <w:t>”</w:t>
      </w:r>
      <w:r w:rsidR="00BD1B67" w:rsidRPr="0035336D">
        <w:rPr>
          <w:rFonts w:ascii="Times New Roman" w:eastAsia="宋体" w:hAnsi="Times New Roman"/>
        </w:rPr>
        <w:t>。系统需具备对多格式异构文档（如</w:t>
      </w:r>
      <w:r w:rsidR="00BD1B67" w:rsidRPr="0035336D">
        <w:rPr>
          <w:rFonts w:ascii="Times New Roman" w:eastAsia="宋体" w:hAnsi="Times New Roman"/>
        </w:rPr>
        <w:t xml:space="preserve"> PDF</w:t>
      </w:r>
      <w:r w:rsidR="00BD1B67" w:rsidRPr="0035336D">
        <w:rPr>
          <w:rFonts w:ascii="Times New Roman" w:eastAsia="宋体" w:hAnsi="Times New Roman"/>
        </w:rPr>
        <w:t>、</w:t>
      </w:r>
      <w:r w:rsidR="00BD1B67" w:rsidRPr="0035336D">
        <w:rPr>
          <w:rFonts w:ascii="Times New Roman" w:eastAsia="宋体" w:hAnsi="Times New Roman"/>
        </w:rPr>
        <w:t>DOCX</w:t>
      </w:r>
      <w:r w:rsidR="00BD1B67" w:rsidRPr="0035336D">
        <w:rPr>
          <w:rFonts w:ascii="Times New Roman" w:eastAsia="宋体" w:hAnsi="Times New Roman"/>
        </w:rPr>
        <w:t>、</w:t>
      </w:r>
      <w:r w:rsidR="00BD1B67" w:rsidRPr="0035336D">
        <w:rPr>
          <w:rFonts w:ascii="Times New Roman" w:eastAsia="宋体" w:hAnsi="Times New Roman"/>
        </w:rPr>
        <w:t>TXT</w:t>
      </w:r>
      <w:r w:rsidR="00BD1B67" w:rsidRPr="0035336D">
        <w:rPr>
          <w:rFonts w:ascii="Times New Roman" w:eastAsia="宋体" w:hAnsi="Times New Roman"/>
        </w:rPr>
        <w:t>）的解析能力。特别地，为了防止存储资源与向量算力的浪费，管理员在执行文档上传用例时，系统必须在底层触发物理层面的防重复上传机制（</w:t>
      </w:r>
      <w:r w:rsidR="00BD1B67" w:rsidRPr="0035336D">
        <w:rPr>
          <w:rFonts w:ascii="Times New Roman" w:eastAsia="宋体" w:hAnsi="Times New Roman"/>
        </w:rPr>
        <w:t xml:space="preserve">MD5 </w:t>
      </w:r>
      <w:r w:rsidR="00BD1B67" w:rsidRPr="0035336D">
        <w:rPr>
          <w:rFonts w:ascii="Times New Roman" w:eastAsia="宋体" w:hAnsi="Times New Roman"/>
        </w:rPr>
        <w:t>指纹校验），能够自动拦截并拒绝已存在的文件。此外，管理员需具备物理删除违规文档的权限，以保障企业知识库的时效性与准确性。</w:t>
      </w:r>
    </w:p>
    <w:p w14:paraId="46A3EE25" w14:textId="77777777" w:rsid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579" w:author="Administrator" w:date="2026-04-30T13:43:00Z">
          <w:pPr>
            <w:pStyle w:val="af0"/>
            <w:widowControl/>
            <w:numPr>
              <w:numId w:val="32"/>
            </w:numPr>
            <w:adjustRightInd w:val="0"/>
            <w:snapToGrid w:val="0"/>
            <w:spacing w:beforeAutospacing="0" w:after="0" w:afterAutospacing="0" w:line="360" w:lineRule="auto"/>
            <w:ind w:left="1880" w:hanging="440"/>
          </w:pPr>
        </w:pPrChange>
      </w:pPr>
      <w:ins w:id="580" w:author="Administrator" w:date="2026-04-30T13:43:00Z">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ins>
      <w:r w:rsidR="00BD1B67" w:rsidRPr="0035336D">
        <w:rPr>
          <w:rFonts w:ascii="Times New Roman" w:eastAsia="宋体" w:hAnsi="Times New Roman"/>
        </w:rPr>
        <w:t>防幻觉与安全底线需求（系统级交互）除了显性的用户操作外，系统内部必须集成强制的安全拦截逻辑。当用户提问触发检索模块后，若召回片段的相似度低于设定的安全阈值，或知识库内确实无相关依据时，系统必须强制触发拒答用例，严禁大模型进行盲目的发散推理或角色越权，从而构筑医药垂直领域企业级应用所需的最严苛合规底线。</w:t>
      </w:r>
    </w:p>
    <w:p w14:paraId="19F3EF24" w14:textId="77777777" w:rsidR="00536B9D" w:rsidRPr="00536B9D" w:rsidRDefault="00427A71">
      <w:pPr>
        <w:pStyle w:val="31"/>
        <w:rPr>
          <w:rStyle w:val="32"/>
          <w:rPrChange w:id="581" w:author="Administrator" w:date="2026-04-30T13:51:00Z">
            <w:rPr>
              <w:rFonts w:ascii="Times New Roman" w:hAnsi="Times New Roman"/>
            </w:rPr>
          </w:rPrChange>
        </w:rPr>
        <w:pPrChange w:id="582" w:author="Administrator" w:date="2026-04-30T13:51:00Z">
          <w:pPr>
            <w:pStyle w:val="acbfdd8b-e11b-4d36-88ff-6049b138f862"/>
            <w:spacing w:line="360" w:lineRule="auto"/>
          </w:pPr>
        </w:pPrChange>
      </w:pPr>
      <w:bookmarkStart w:id="583" w:name="_Toc228451473"/>
      <w:r w:rsidRPr="00427A71">
        <w:rPr>
          <w:rStyle w:val="32"/>
          <w:rFonts w:hint="eastAsia"/>
          <w:rPrChange w:id="584" w:author="Administrator" w:date="2026-04-30T13:51:00Z">
            <w:rPr>
              <w:rFonts w:hint="eastAsia"/>
              <w:bCs w:val="0"/>
            </w:rPr>
          </w:rPrChange>
        </w:rPr>
        <w:t>3.2.1</w:t>
      </w:r>
      <w:r w:rsidRPr="00427A71">
        <w:rPr>
          <w:rStyle w:val="32"/>
          <w:rFonts w:hint="eastAsia"/>
          <w:rPrChange w:id="585" w:author="Administrator" w:date="2026-04-30T13:51:00Z">
            <w:rPr>
              <w:rFonts w:hint="eastAsia"/>
              <w:bCs w:val="0"/>
            </w:rPr>
          </w:rPrChange>
        </w:rPr>
        <w:t>异构文档处理需求</w:t>
      </w:r>
      <w:bookmarkEnd w:id="583"/>
    </w:p>
    <w:p w14:paraId="3E29E88F" w14:textId="77777777" w:rsidR="00BD1B67" w:rsidRDefault="00BD1B67" w:rsidP="00BD1B67">
      <w:pPr>
        <w:pStyle w:val="af0"/>
        <w:widowControl/>
        <w:adjustRightInd w:val="0"/>
        <w:snapToGrid w:val="0"/>
        <w:spacing w:beforeAutospacing="0" w:after="0" w:afterAutospacing="0" w:line="360" w:lineRule="auto"/>
        <w:ind w:firstLineChars="200" w:firstLine="480"/>
        <w:rPr>
          <w:ins w:id="586" w:author="Administrator" w:date="2026-04-30T13:43:00Z"/>
          <w:rFonts w:ascii="Times New Roman" w:eastAsia="宋体" w:hAnsi="Times New Roman"/>
        </w:rPr>
      </w:pPr>
      <w:r w:rsidRPr="0035336D">
        <w:rPr>
          <w:rFonts w:ascii="Times New Roman" w:eastAsia="宋体" w:hAnsi="Times New Roman"/>
        </w:rPr>
        <w:t>系统需具备对企业多格式文档（</w:t>
      </w:r>
      <w:r w:rsidRPr="0035336D">
        <w:rPr>
          <w:rFonts w:ascii="Times New Roman" w:eastAsia="sans-serif" w:hAnsi="Times New Roman"/>
        </w:rPr>
        <w:t>PDF</w:t>
      </w:r>
      <w:r w:rsidRPr="0035336D">
        <w:rPr>
          <w:rFonts w:ascii="Times New Roman" w:eastAsia="宋体" w:hAnsi="Times New Roman"/>
        </w:rPr>
        <w:t>、</w:t>
      </w:r>
      <w:r w:rsidRPr="0035336D">
        <w:rPr>
          <w:rFonts w:ascii="Times New Roman" w:eastAsia="sans-serif" w:hAnsi="Times New Roman"/>
        </w:rPr>
        <w:t>DOCX</w:t>
      </w:r>
      <w:r w:rsidRPr="0035336D">
        <w:rPr>
          <w:rFonts w:ascii="Times New Roman" w:eastAsia="宋体" w:hAnsi="Times New Roman"/>
        </w:rPr>
        <w:t>、</w:t>
      </w:r>
      <w:r w:rsidRPr="0035336D">
        <w:rPr>
          <w:rFonts w:ascii="Times New Roman" w:eastAsia="sans-serif" w:hAnsi="Times New Roman"/>
        </w:rPr>
        <w:t>TXT</w:t>
      </w:r>
      <w:r w:rsidRPr="0035336D">
        <w:rPr>
          <w:rFonts w:ascii="Times New Roman" w:eastAsia="宋体" w:hAnsi="Times New Roman"/>
        </w:rPr>
        <w:t>）的解析能力。为保障检索的语义连贯性，系统需实现基于自然语言边界的递归字符切片功能。</w:t>
      </w:r>
    </w:p>
    <w:p w14:paraId="68CB7D6E" w14:textId="77777777" w:rsidR="00E30EF7" w:rsidRPr="0035336D" w:rsidDel="00E30EF7" w:rsidRDefault="00E30EF7" w:rsidP="00BD1B67">
      <w:pPr>
        <w:pStyle w:val="af0"/>
        <w:widowControl/>
        <w:adjustRightInd w:val="0"/>
        <w:snapToGrid w:val="0"/>
        <w:spacing w:beforeAutospacing="0" w:after="0" w:afterAutospacing="0" w:line="360" w:lineRule="auto"/>
        <w:ind w:firstLineChars="200" w:firstLine="480"/>
        <w:rPr>
          <w:del w:id="587" w:author="Administrator" w:date="2026-04-30T13:43:00Z"/>
          <w:rFonts w:ascii="Times New Roman" w:eastAsia="sans-serif" w:hAnsi="Times New Roman"/>
        </w:rPr>
      </w:pPr>
    </w:p>
    <w:p w14:paraId="6197C9BD" w14:textId="77777777" w:rsidR="00536B9D" w:rsidRDefault="00427A71">
      <w:pPr>
        <w:pStyle w:val="af0"/>
        <w:widowControl/>
        <w:adjustRightInd w:val="0"/>
        <w:snapToGrid w:val="0"/>
        <w:spacing w:beforeAutospacing="0" w:after="0" w:afterAutospacing="0" w:line="360" w:lineRule="auto"/>
        <w:ind w:firstLineChars="200" w:firstLine="480"/>
        <w:pPrChange w:id="588" w:author="Administrator" w:date="2026-04-30T13:43:00Z">
          <w:pPr>
            <w:numPr>
              <w:numId w:val="12"/>
            </w:numPr>
            <w:adjustRightInd w:val="0"/>
            <w:snapToGrid w:val="0"/>
            <w:ind w:left="440" w:firstLineChars="0" w:hanging="440"/>
            <w:jc w:val="left"/>
          </w:pPr>
        </w:pPrChange>
      </w:pPr>
      <w:r w:rsidRPr="00427A71">
        <w:rPr>
          <w:rFonts w:ascii="Times New Roman" w:eastAsia="宋体" w:hAnsi="Times New Roman" w:hint="eastAsia"/>
          <w:rPrChange w:id="589" w:author="Administrator" w:date="2026-04-30T13:43:00Z">
            <w:rPr>
              <w:rFonts w:eastAsia="黑体" w:hint="eastAsia"/>
            </w:rPr>
          </w:rPrChange>
        </w:rPr>
        <w:t>切片量化要求：设定切片窗口为</w:t>
      </w:r>
      <w:r w:rsidRPr="00427A71">
        <w:rPr>
          <w:rFonts w:ascii="Times New Roman" w:eastAsia="宋体" w:hAnsi="Times New Roman"/>
          <w:rPrChange w:id="590" w:author="Administrator" w:date="2026-04-30T13:43:00Z">
            <w:rPr>
              <w:rFonts w:eastAsia="黑体"/>
            </w:rPr>
          </w:rPrChange>
        </w:rPr>
        <w:t>512</w:t>
      </w:r>
      <w:r w:rsidRPr="00427A71">
        <w:rPr>
          <w:rFonts w:ascii="Times New Roman" w:eastAsia="宋体" w:hAnsi="Times New Roman" w:hint="eastAsia"/>
          <w:rPrChange w:id="591" w:author="Administrator" w:date="2026-04-30T13:43:00Z">
            <w:rPr>
              <w:rFonts w:eastAsia="黑体" w:hint="eastAsia"/>
            </w:rPr>
          </w:rPrChange>
        </w:rPr>
        <w:t>字符，并配合</w:t>
      </w:r>
      <w:r w:rsidRPr="00427A71">
        <w:rPr>
          <w:rFonts w:ascii="Times New Roman" w:eastAsia="宋体" w:hAnsi="Times New Roman"/>
          <w:rPrChange w:id="592" w:author="Administrator" w:date="2026-04-30T13:43:00Z">
            <w:rPr>
              <w:rFonts w:eastAsia="黑体"/>
            </w:rPr>
          </w:rPrChange>
        </w:rPr>
        <w:t>50</w:t>
      </w:r>
      <w:r w:rsidRPr="00427A71">
        <w:rPr>
          <w:rFonts w:ascii="Times New Roman" w:eastAsia="宋体" w:hAnsi="Times New Roman" w:hint="eastAsia"/>
          <w:rPrChange w:id="593" w:author="Administrator" w:date="2026-04-30T13:43:00Z">
            <w:rPr>
              <w:rFonts w:eastAsia="黑体" w:hint="eastAsia"/>
            </w:rPr>
          </w:rPrChange>
        </w:rPr>
        <w:t>字符的重叠度（</w:t>
      </w:r>
      <w:r w:rsidRPr="00427A71">
        <w:rPr>
          <w:rFonts w:ascii="Times New Roman" w:eastAsia="宋体" w:hAnsi="Times New Roman"/>
          <w:rPrChange w:id="594" w:author="Administrator" w:date="2026-04-30T13:43:00Z">
            <w:rPr>
              <w:rFonts w:eastAsia="黑体"/>
            </w:rPr>
          </w:rPrChange>
        </w:rPr>
        <w:t>Overlap</w:t>
      </w:r>
      <w:r w:rsidRPr="00427A71">
        <w:rPr>
          <w:rFonts w:ascii="Times New Roman" w:eastAsia="宋体" w:hAnsi="Times New Roman" w:hint="eastAsia"/>
          <w:rPrChange w:id="595" w:author="Administrator" w:date="2026-04-30T13:43:00Z">
            <w:rPr>
              <w:rFonts w:eastAsia="黑体" w:hint="eastAsia"/>
            </w:rPr>
          </w:rPrChange>
        </w:rPr>
        <w:t>），以防止关键定义在切分处被硬性截断。</w:t>
      </w:r>
    </w:p>
    <w:p w14:paraId="17233D44" w14:textId="77777777" w:rsidR="00536B9D" w:rsidRDefault="00745736">
      <w:pPr>
        <w:widowControl/>
        <w:adjustRightInd w:val="0"/>
        <w:snapToGrid w:val="0"/>
        <w:ind w:firstLineChars="0" w:firstLine="0"/>
        <w:jc w:val="center"/>
        <w:rPr>
          <w:rFonts w:eastAsia="sans-serif"/>
        </w:rPr>
        <w:pPrChange w:id="596" w:author="Administrator" w:date="2026-04-30T13:55:00Z">
          <w:pPr>
            <w:widowControl/>
            <w:adjustRightInd w:val="0"/>
            <w:snapToGrid w:val="0"/>
            <w:ind w:firstLine="480"/>
            <w:jc w:val="center"/>
          </w:pPr>
        </w:pPrChange>
      </w:pPr>
      <w:r>
        <w:rPr>
          <w:rFonts w:eastAsia="sans-serif"/>
          <w:noProof/>
        </w:rPr>
        <w:drawing>
          <wp:inline distT="0" distB="0" distL="114300" distR="114300" wp14:anchorId="7BE2D55A" wp14:editId="481FE072">
            <wp:extent cx="5258994" cy="2395271"/>
            <wp:effectExtent l="19050" t="0" r="0" b="0"/>
            <wp:docPr id="10" name="图片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
                    <pic:cNvPicPr>
                      <a:picLocks noChangeAspect="1"/>
                    </pic:cNvPicPr>
                  </pic:nvPicPr>
                  <pic:blipFill>
                    <a:blip r:embed="rId33"/>
                    <a:srcRect t="10153"/>
                    <a:stretch>
                      <a:fillRect/>
                    </a:stretch>
                  </pic:blipFill>
                  <pic:spPr>
                    <a:xfrm>
                      <a:off x="0" y="0"/>
                      <a:ext cx="5258994" cy="2395271"/>
                    </a:xfrm>
                    <a:prstGeom prst="rect">
                      <a:avLst/>
                    </a:prstGeom>
                  </pic:spPr>
                </pic:pic>
              </a:graphicData>
            </a:graphic>
          </wp:inline>
        </w:drawing>
      </w:r>
    </w:p>
    <w:p w14:paraId="3DF218DE" w14:textId="77777777" w:rsidR="00536B9D" w:rsidRPr="00536B9D" w:rsidRDefault="00BD1B67">
      <w:pPr>
        <w:pStyle w:val="51"/>
        <w:spacing w:after="120"/>
        <w:rPr>
          <w:rPrChange w:id="597" w:author="Administrator" w:date="2026-04-30T13:55:00Z">
            <w:rPr>
              <w:rFonts w:eastAsia="sans-serif"/>
            </w:rPr>
          </w:rPrChange>
        </w:rPr>
        <w:pPrChange w:id="598" w:author="Administrator" w:date="2026-04-30T13:55:00Z">
          <w:pPr>
            <w:widowControl/>
            <w:adjustRightInd w:val="0"/>
            <w:snapToGrid w:val="0"/>
            <w:ind w:firstLine="480"/>
            <w:jc w:val="center"/>
          </w:pPr>
        </w:pPrChange>
      </w:pPr>
      <w:r w:rsidRPr="00C71C3F">
        <w:t>图</w:t>
      </w:r>
      <w:r w:rsidRPr="00C71C3F">
        <w:t xml:space="preserve">3-2 </w:t>
      </w:r>
      <w:r w:rsidRPr="00C71C3F">
        <w:t>文档递归切片与重叠（</w:t>
      </w:r>
      <w:r w:rsidRPr="00C71C3F">
        <w:t>Overlap</w:t>
      </w:r>
      <w:r w:rsidRPr="00C71C3F">
        <w:t>）逻辑示意图</w:t>
      </w:r>
    </w:p>
    <w:p w14:paraId="0BB0DB36" w14:textId="77777777" w:rsidR="00536B9D" w:rsidRPr="00536B9D" w:rsidRDefault="00427A71">
      <w:pPr>
        <w:pStyle w:val="31"/>
        <w:rPr>
          <w:rStyle w:val="32"/>
          <w:rPrChange w:id="599" w:author="Administrator" w:date="2026-04-30T13:51:00Z">
            <w:rPr>
              <w:rFonts w:eastAsia="黑体"/>
              <w:b/>
              <w:bCs/>
            </w:rPr>
          </w:rPrChange>
        </w:rPr>
        <w:pPrChange w:id="600" w:author="Administrator" w:date="2026-04-30T13:51:00Z">
          <w:pPr>
            <w:adjustRightInd w:val="0"/>
            <w:snapToGrid w:val="0"/>
            <w:ind w:firstLine="482"/>
          </w:pPr>
        </w:pPrChange>
      </w:pPr>
      <w:bookmarkStart w:id="601" w:name="_Toc228451474"/>
      <w:r w:rsidRPr="00427A71">
        <w:rPr>
          <w:rStyle w:val="32"/>
          <w:rPrChange w:id="602" w:author="Administrator" w:date="2026-04-30T13:51:00Z">
            <w:rPr>
              <w:b/>
              <w:bCs/>
            </w:rPr>
          </w:rPrChange>
        </w:rPr>
        <w:lastRenderedPageBreak/>
        <w:t>3.2.2</w:t>
      </w:r>
      <w:r w:rsidRPr="00427A71">
        <w:rPr>
          <w:rStyle w:val="32"/>
          <w:rFonts w:hint="eastAsia"/>
          <w:rPrChange w:id="603" w:author="Administrator" w:date="2026-04-30T13:51:00Z">
            <w:rPr>
              <w:rFonts w:hint="eastAsia"/>
              <w:b/>
              <w:bCs/>
            </w:rPr>
          </w:rPrChange>
        </w:rPr>
        <w:t>双路混合检索需求</w:t>
      </w:r>
      <w:bookmarkEnd w:id="601"/>
    </w:p>
    <w:p w14:paraId="1AD662F0"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hAnsi="Times New Roman"/>
        </w:rPr>
      </w:pPr>
      <w:r w:rsidRPr="0035336D">
        <w:rPr>
          <w:rFonts w:ascii="Times New Roman" w:eastAsia="宋体" w:hAnsi="Times New Roman"/>
        </w:rPr>
        <w:t>为克服单一检索模式在处理企业级复杂查询时的召回短板，系统必须支持</w:t>
      </w:r>
      <w:r w:rsidRPr="0035336D">
        <w:rPr>
          <w:rFonts w:ascii="Times New Roman" w:hAnsi="Times New Roman"/>
        </w:rPr>
        <w:t>“</w:t>
      </w:r>
      <w:r w:rsidRPr="0035336D">
        <w:rPr>
          <w:rFonts w:ascii="Times New Roman" w:eastAsia="宋体" w:hAnsi="Times New Roman"/>
        </w:rPr>
        <w:t>语义向量检索</w:t>
      </w:r>
      <w:r w:rsidRPr="0035336D">
        <w:rPr>
          <w:rFonts w:ascii="Times New Roman" w:hAnsi="Times New Roman"/>
        </w:rPr>
        <w:t>+BM25</w:t>
      </w:r>
      <w:r w:rsidRPr="0035336D">
        <w:rPr>
          <w:rFonts w:ascii="Times New Roman" w:eastAsia="宋体" w:hAnsi="Times New Roman"/>
        </w:rPr>
        <w:t>关键词匹配</w:t>
      </w:r>
      <w:r w:rsidRPr="0035336D">
        <w:rPr>
          <w:rFonts w:ascii="Times New Roman" w:hAnsi="Times New Roman"/>
        </w:rPr>
        <w:t>”</w:t>
      </w:r>
      <w:r w:rsidRPr="0035336D">
        <w:rPr>
          <w:rFonts w:ascii="Times New Roman" w:eastAsia="宋体" w:hAnsi="Times New Roman"/>
        </w:rPr>
        <w:t>的双路召回模式。</w:t>
      </w:r>
    </w:p>
    <w:p w14:paraId="2D9E4D22" w14:textId="77777777" w:rsidR="00536B9D" w:rsidRDefault="00E30EF7">
      <w:pPr>
        <w:pStyle w:val="af0"/>
        <w:widowControl/>
        <w:adjustRightInd w:val="0"/>
        <w:snapToGrid w:val="0"/>
        <w:spacing w:beforeAutospacing="0" w:after="0" w:afterAutospacing="0" w:line="360" w:lineRule="auto"/>
        <w:ind w:firstLineChars="200" w:firstLine="480"/>
        <w:pPrChange w:id="604" w:author="Administrator" w:date="2026-04-30T13:43:00Z">
          <w:pPr>
            <w:numPr>
              <w:numId w:val="13"/>
            </w:numPr>
            <w:adjustRightInd w:val="0"/>
            <w:snapToGrid w:val="0"/>
            <w:ind w:left="440" w:firstLineChars="0" w:hanging="440"/>
            <w:jc w:val="left"/>
          </w:pPr>
        </w:pPrChange>
      </w:pPr>
      <w:ins w:id="605" w:author="Administrator" w:date="2026-04-30T13:43: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606" w:author="Administrator" w:date="2026-04-30T13:43:00Z">
            <w:rPr>
              <w:rFonts w:eastAsia="黑体" w:hint="eastAsia"/>
            </w:rPr>
          </w:rPrChange>
        </w:rPr>
        <w:t>语义理解需求：利用稠密向量表征捕获用户的自然语言意图。</w:t>
      </w:r>
    </w:p>
    <w:p w14:paraId="2D01D0D1" w14:textId="77777777" w:rsidR="00536B9D" w:rsidRDefault="00E30EF7">
      <w:pPr>
        <w:pStyle w:val="af0"/>
        <w:widowControl/>
        <w:adjustRightInd w:val="0"/>
        <w:snapToGrid w:val="0"/>
        <w:spacing w:beforeAutospacing="0" w:after="0" w:afterAutospacing="0" w:line="360" w:lineRule="auto"/>
        <w:ind w:firstLineChars="200" w:firstLine="480"/>
        <w:pPrChange w:id="607" w:author="Administrator" w:date="2026-04-30T13:43:00Z">
          <w:pPr>
            <w:numPr>
              <w:numId w:val="13"/>
            </w:numPr>
            <w:adjustRightInd w:val="0"/>
            <w:snapToGrid w:val="0"/>
            <w:ind w:left="440" w:firstLineChars="0" w:hanging="440"/>
            <w:jc w:val="left"/>
          </w:pPr>
        </w:pPrChange>
      </w:pPr>
      <w:ins w:id="608" w:author="Administrator" w:date="2026-04-30T13:43: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609" w:author="Administrator" w:date="2026-04-30T13:43:00Z">
            <w:rPr>
              <w:rFonts w:eastAsia="黑体" w:hint="eastAsia"/>
            </w:rPr>
          </w:rPrChange>
        </w:rPr>
        <w:t>精确匹配需求：利用</w:t>
      </w:r>
      <w:r w:rsidR="00427A71" w:rsidRPr="00427A71">
        <w:rPr>
          <w:rFonts w:ascii="Times New Roman" w:eastAsia="宋体" w:hAnsi="Times New Roman"/>
          <w:rPrChange w:id="610" w:author="Administrator" w:date="2026-04-30T13:43:00Z">
            <w:rPr>
              <w:rFonts w:eastAsia="黑体"/>
            </w:rPr>
          </w:rPrChange>
        </w:rPr>
        <w:t>BM25</w:t>
      </w:r>
      <w:r w:rsidR="00427A71" w:rsidRPr="00427A71">
        <w:rPr>
          <w:rFonts w:ascii="Times New Roman" w:eastAsia="宋体" w:hAnsi="Times New Roman" w:hint="eastAsia"/>
          <w:rPrChange w:id="611" w:author="Administrator" w:date="2026-04-30T13:43:00Z">
            <w:rPr>
              <w:rFonts w:eastAsia="黑体" w:hint="eastAsia"/>
            </w:rPr>
          </w:rPrChange>
        </w:rPr>
        <w:t>算法精准捕捉技术编号、专有名词等</w:t>
      </w:r>
      <w:r w:rsidR="00427A71" w:rsidRPr="00427A71">
        <w:rPr>
          <w:rFonts w:ascii="Times New Roman" w:eastAsia="宋体" w:hAnsi="Times New Roman"/>
          <w:rPrChange w:id="612" w:author="Administrator" w:date="2026-04-30T13:43:00Z">
            <w:rPr>
              <w:rFonts w:eastAsia="黑体"/>
            </w:rPr>
          </w:rPrChange>
        </w:rPr>
        <w:t>“</w:t>
      </w:r>
      <w:r w:rsidR="00427A71" w:rsidRPr="00427A71">
        <w:rPr>
          <w:rFonts w:ascii="Times New Roman" w:eastAsia="宋体" w:hAnsi="Times New Roman" w:hint="eastAsia"/>
          <w:rPrChange w:id="613" w:author="Administrator" w:date="2026-04-30T13:43:00Z">
            <w:rPr>
              <w:rFonts w:eastAsia="黑体" w:hint="eastAsia"/>
            </w:rPr>
          </w:rPrChange>
        </w:rPr>
        <w:t>词法硬锚点</w:t>
      </w:r>
      <w:r w:rsidR="00427A71" w:rsidRPr="00427A71">
        <w:rPr>
          <w:rFonts w:ascii="Times New Roman" w:eastAsia="宋体" w:hAnsi="Times New Roman"/>
          <w:rPrChange w:id="614" w:author="Administrator" w:date="2026-04-30T13:43:00Z">
            <w:rPr>
              <w:rFonts w:eastAsia="黑体"/>
            </w:rPr>
          </w:rPrChange>
        </w:rPr>
        <w:t>”</w:t>
      </w:r>
      <w:r w:rsidR="00427A71" w:rsidRPr="00427A71">
        <w:rPr>
          <w:rFonts w:ascii="Times New Roman" w:eastAsia="宋体" w:hAnsi="Times New Roman" w:hint="eastAsia"/>
          <w:rPrChange w:id="615" w:author="Administrator" w:date="2026-04-30T13:43:00Z">
            <w:rPr>
              <w:rFonts w:eastAsia="黑体" w:hint="eastAsia"/>
            </w:rPr>
          </w:rPrChange>
        </w:rPr>
        <w:t>。</w:t>
      </w:r>
    </w:p>
    <w:p w14:paraId="39B4B5FF" w14:textId="77777777" w:rsidR="00536B9D" w:rsidRDefault="00E30EF7">
      <w:pPr>
        <w:pStyle w:val="af0"/>
        <w:widowControl/>
        <w:adjustRightInd w:val="0"/>
        <w:snapToGrid w:val="0"/>
        <w:spacing w:beforeAutospacing="0" w:after="0" w:afterAutospacing="0" w:line="360" w:lineRule="auto"/>
        <w:ind w:firstLineChars="200" w:firstLine="480"/>
        <w:pPrChange w:id="616" w:author="Administrator" w:date="2026-04-30T13:43:00Z">
          <w:pPr>
            <w:numPr>
              <w:numId w:val="13"/>
            </w:numPr>
            <w:adjustRightInd w:val="0"/>
            <w:snapToGrid w:val="0"/>
            <w:ind w:left="440" w:firstLineChars="0" w:hanging="440"/>
            <w:jc w:val="left"/>
          </w:pPr>
        </w:pPrChange>
      </w:pPr>
      <w:ins w:id="617" w:author="Administrator" w:date="2026-04-30T13:43:00Z">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ins>
      <w:r w:rsidR="00427A71" w:rsidRPr="00427A71">
        <w:rPr>
          <w:rFonts w:ascii="Times New Roman" w:eastAsia="宋体" w:hAnsi="Times New Roman" w:hint="eastAsia"/>
          <w:rPrChange w:id="618" w:author="Administrator" w:date="2026-04-30T13:43:00Z">
            <w:rPr>
              <w:rFonts w:eastAsia="黑体" w:hint="eastAsia"/>
            </w:rPr>
          </w:rPrChange>
        </w:rPr>
        <w:t>加权融合需求：系统需具备对两路检索得分进行加权融合的能力，初步设定向量权重为</w:t>
      </w:r>
      <w:r w:rsidR="00427A71" w:rsidRPr="00427A71">
        <w:rPr>
          <w:rFonts w:ascii="Times New Roman" w:eastAsia="宋体" w:hAnsi="Times New Roman"/>
          <w:rPrChange w:id="619" w:author="Administrator" w:date="2026-04-30T13:43:00Z">
            <w:rPr>
              <w:rFonts w:eastAsia="黑体"/>
            </w:rPr>
          </w:rPrChange>
        </w:rPr>
        <w:t>0.95</w:t>
      </w:r>
      <w:r w:rsidR="00427A71" w:rsidRPr="00427A71">
        <w:rPr>
          <w:rFonts w:ascii="Times New Roman" w:eastAsia="宋体" w:hAnsi="Times New Roman" w:hint="eastAsia"/>
          <w:rPrChange w:id="620" w:author="Administrator" w:date="2026-04-30T13:43:00Z">
            <w:rPr>
              <w:rFonts w:eastAsia="黑体" w:hint="eastAsia"/>
            </w:rPr>
          </w:rPrChange>
        </w:rPr>
        <w:t>，以平衡语义泛化与精准定位。</w:t>
      </w:r>
    </w:p>
    <w:p w14:paraId="64B6C9D5" w14:textId="77777777" w:rsidR="00BD1B67" w:rsidRPr="0035336D" w:rsidRDefault="00745736" w:rsidP="00BD1B67">
      <w:pPr>
        <w:pStyle w:val="af0"/>
        <w:widowControl/>
        <w:adjustRightInd w:val="0"/>
        <w:snapToGrid w:val="0"/>
        <w:spacing w:beforeAutospacing="0" w:after="0" w:afterAutospacing="0" w:line="360" w:lineRule="auto"/>
        <w:jc w:val="center"/>
        <w:rPr>
          <w:rFonts w:ascii="Times New Roman" w:hAnsi="Times New Roman"/>
        </w:rPr>
      </w:pPr>
      <w:r>
        <w:rPr>
          <w:rFonts w:ascii="Times New Roman" w:hAnsi="Times New Roman"/>
          <w:noProof/>
        </w:rPr>
        <w:drawing>
          <wp:inline distT="0" distB="0" distL="114300" distR="114300" wp14:anchorId="09F24DE8" wp14:editId="2FA3849D">
            <wp:extent cx="5525872" cy="2683132"/>
            <wp:effectExtent l="19050" t="0" r="0" b="0"/>
            <wp:docPr id="25" name="图片 2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
                    <pic:cNvPicPr>
                      <a:picLocks noChangeAspect="1"/>
                    </pic:cNvPicPr>
                  </pic:nvPicPr>
                  <pic:blipFill>
                    <a:blip r:embed="rId34"/>
                    <a:srcRect t="11061"/>
                    <a:stretch>
                      <a:fillRect/>
                    </a:stretch>
                  </pic:blipFill>
                  <pic:spPr>
                    <a:xfrm>
                      <a:off x="0" y="0"/>
                      <a:ext cx="5525872" cy="2683132"/>
                    </a:xfrm>
                    <a:prstGeom prst="rect">
                      <a:avLst/>
                    </a:prstGeom>
                  </pic:spPr>
                </pic:pic>
              </a:graphicData>
            </a:graphic>
          </wp:inline>
        </w:drawing>
      </w:r>
    </w:p>
    <w:p w14:paraId="5369D42F" w14:textId="77777777" w:rsidR="00536B9D" w:rsidRDefault="00BD1B67">
      <w:pPr>
        <w:pStyle w:val="51"/>
        <w:spacing w:after="120"/>
        <w:rPr>
          <w:rFonts w:hint="eastAsia"/>
        </w:rPr>
        <w:pPrChange w:id="621" w:author="Administrator" w:date="2026-04-30T13:55:00Z">
          <w:pPr>
            <w:pStyle w:val="af0"/>
            <w:widowControl/>
            <w:adjustRightInd w:val="0"/>
            <w:snapToGrid w:val="0"/>
            <w:spacing w:beforeAutospacing="0" w:after="0" w:afterAutospacing="0" w:line="360" w:lineRule="auto"/>
            <w:jc w:val="center"/>
          </w:pPr>
        </w:pPrChange>
      </w:pPr>
      <w:r w:rsidRPr="00C71C3F">
        <w:t>图</w:t>
      </w:r>
      <w:r w:rsidRPr="00C71C3F">
        <w:t xml:space="preserve">3-3 </w:t>
      </w:r>
      <w:r w:rsidRPr="00C71C3F">
        <w:t>双路混合检索分支与加权融合架构图</w:t>
      </w:r>
    </w:p>
    <w:p w14:paraId="1DFDE6D1" w14:textId="77777777" w:rsidR="00536B9D" w:rsidRPr="00536B9D" w:rsidRDefault="00427A71">
      <w:pPr>
        <w:pStyle w:val="31"/>
        <w:rPr>
          <w:rStyle w:val="32"/>
          <w:rPrChange w:id="622" w:author="Administrator" w:date="2026-04-30T13:51:00Z">
            <w:rPr>
              <w:rFonts w:eastAsia="黑体"/>
              <w:b/>
              <w:bCs/>
            </w:rPr>
          </w:rPrChange>
        </w:rPr>
        <w:pPrChange w:id="623" w:author="Administrator" w:date="2026-04-30T13:51:00Z">
          <w:pPr>
            <w:adjustRightInd w:val="0"/>
            <w:snapToGrid w:val="0"/>
            <w:ind w:firstLine="482"/>
          </w:pPr>
        </w:pPrChange>
      </w:pPr>
      <w:bookmarkStart w:id="624" w:name="_Toc228451475"/>
      <w:r w:rsidRPr="00427A71">
        <w:rPr>
          <w:rStyle w:val="32"/>
          <w:rPrChange w:id="625" w:author="Administrator" w:date="2026-04-30T13:51:00Z">
            <w:rPr>
              <w:b/>
              <w:bCs/>
            </w:rPr>
          </w:rPrChange>
        </w:rPr>
        <w:t>3.2.3</w:t>
      </w:r>
      <w:r w:rsidRPr="00427A71">
        <w:rPr>
          <w:rStyle w:val="32"/>
          <w:rFonts w:hint="eastAsia"/>
          <w:rPrChange w:id="626" w:author="Administrator" w:date="2026-04-30T13:51:00Z">
            <w:rPr>
              <w:rFonts w:hint="eastAsia"/>
              <w:b/>
              <w:bCs/>
            </w:rPr>
          </w:rPrChange>
        </w:rPr>
        <w:t>防幻觉与安全生成需求</w:t>
      </w:r>
      <w:bookmarkEnd w:id="624"/>
    </w:p>
    <w:p w14:paraId="308CAE4D"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hAnsi="Times New Roman"/>
        </w:rPr>
      </w:pPr>
      <w:r w:rsidRPr="0035336D">
        <w:rPr>
          <w:rFonts w:ascii="Times New Roman" w:eastAsia="宋体" w:hAnsi="Times New Roman"/>
        </w:rPr>
        <w:t>考虑到企业级知识库对内容准确性的严苛要求，系统必须在</w:t>
      </w:r>
      <w:r w:rsidRPr="0035336D">
        <w:rPr>
          <w:rFonts w:ascii="Times New Roman" w:hAnsi="Times New Roman"/>
        </w:rPr>
        <w:t xml:space="preserve"> Prompt </w:t>
      </w:r>
      <w:r w:rsidRPr="0035336D">
        <w:rPr>
          <w:rFonts w:ascii="Times New Roman" w:eastAsia="宋体" w:hAnsi="Times New Roman"/>
        </w:rPr>
        <w:t>工程层面建立三层防幻觉约束：</w:t>
      </w:r>
    </w:p>
    <w:p w14:paraId="200799AA"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27" w:author="Administrator" w:date="2026-04-30T13:44:00Z">
            <w:rPr>
              <w:rFonts w:ascii="Times New Roman" w:eastAsia="sans-serif" w:hAnsi="Times New Roman"/>
            </w:rPr>
          </w:rPrChange>
        </w:rPr>
        <w:pPrChange w:id="628" w:author="Administrator" w:date="2026-04-30T13:44:00Z">
          <w:pPr>
            <w:pStyle w:val="af0"/>
            <w:widowControl/>
            <w:numPr>
              <w:numId w:val="14"/>
            </w:numPr>
            <w:adjustRightInd w:val="0"/>
            <w:snapToGrid w:val="0"/>
            <w:spacing w:beforeAutospacing="0" w:after="0" w:afterAutospacing="0" w:line="360" w:lineRule="auto"/>
            <w:ind w:left="440" w:hanging="440"/>
          </w:pPr>
        </w:pPrChange>
      </w:pPr>
      <w:ins w:id="629" w:author="Administrator" w:date="2026-04-30T13:44: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630" w:author="Administrator" w:date="2026-04-30T13:44:00Z">
            <w:rPr>
              <w:rFonts w:ascii="Times New Roman" w:eastAsia="黑体" w:hAnsi="Times New Roman" w:hint="eastAsia"/>
            </w:rPr>
          </w:rPrChange>
        </w:rPr>
        <w:t>知识边界约束：系统必须严格限制</w:t>
      </w:r>
      <w:r w:rsidR="00427A71" w:rsidRPr="00427A71">
        <w:rPr>
          <w:rFonts w:ascii="Times New Roman" w:eastAsia="宋体" w:hAnsi="Times New Roman"/>
          <w:rPrChange w:id="631" w:author="Administrator" w:date="2026-04-30T13:44:00Z">
            <w:rPr>
              <w:rFonts w:ascii="Times New Roman" w:eastAsia="黑体" w:hAnsi="Times New Roman"/>
            </w:rPr>
          </w:rPrChange>
        </w:rPr>
        <w:t>LLM</w:t>
      </w:r>
      <w:r w:rsidR="00427A71" w:rsidRPr="00427A71">
        <w:rPr>
          <w:rFonts w:ascii="Times New Roman" w:eastAsia="宋体" w:hAnsi="Times New Roman" w:hint="eastAsia"/>
          <w:rPrChange w:id="632" w:author="Administrator" w:date="2026-04-30T13:44:00Z">
            <w:rPr>
              <w:rFonts w:ascii="Times New Roman" w:eastAsia="黑体" w:hAnsi="Times New Roman" w:hint="eastAsia"/>
            </w:rPr>
          </w:rPrChange>
        </w:rPr>
        <w:t>仅基于检索到的参考资料回答问题。</w:t>
      </w:r>
    </w:p>
    <w:p w14:paraId="5E9ED27E"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33" w:author="Administrator" w:date="2026-04-30T13:44:00Z">
            <w:rPr>
              <w:rFonts w:ascii="Times New Roman" w:eastAsia="sans-serif" w:hAnsi="Times New Roman"/>
            </w:rPr>
          </w:rPrChange>
        </w:rPr>
        <w:pPrChange w:id="634" w:author="Administrator" w:date="2026-04-30T13:44:00Z">
          <w:pPr>
            <w:pStyle w:val="af0"/>
            <w:widowControl/>
            <w:numPr>
              <w:numId w:val="14"/>
            </w:numPr>
            <w:adjustRightInd w:val="0"/>
            <w:snapToGrid w:val="0"/>
            <w:spacing w:beforeAutospacing="0" w:after="0" w:afterAutospacing="0" w:line="360" w:lineRule="auto"/>
            <w:ind w:left="440" w:hanging="440"/>
          </w:pPr>
        </w:pPrChange>
      </w:pPr>
      <w:ins w:id="635" w:author="Administrator" w:date="2026-04-30T13:44: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636" w:author="Administrator" w:date="2026-04-30T13:44:00Z">
            <w:rPr>
              <w:rFonts w:ascii="Times New Roman" w:eastAsia="黑体" w:hAnsi="Times New Roman" w:hint="eastAsia"/>
            </w:rPr>
          </w:rPrChange>
        </w:rPr>
        <w:t>拒答机制需求：当检索结果的相似度低于设定阈值（初步设定为</w:t>
      </w:r>
      <w:r w:rsidR="00427A71" w:rsidRPr="00427A71">
        <w:rPr>
          <w:rFonts w:ascii="Times New Roman" w:eastAsia="宋体" w:hAnsi="Times New Roman"/>
          <w:rPrChange w:id="637" w:author="Administrator" w:date="2026-04-30T13:44:00Z">
            <w:rPr>
              <w:rFonts w:ascii="Times New Roman" w:eastAsia="黑体" w:hAnsi="Times New Roman"/>
            </w:rPr>
          </w:rPrChange>
        </w:rPr>
        <w:t>0.45</w:t>
      </w:r>
      <w:r w:rsidR="00427A71" w:rsidRPr="00427A71">
        <w:rPr>
          <w:rFonts w:ascii="Times New Roman" w:eastAsia="宋体" w:hAnsi="Times New Roman" w:hint="eastAsia"/>
          <w:rPrChange w:id="638" w:author="Administrator" w:date="2026-04-30T13:44:00Z">
            <w:rPr>
              <w:rFonts w:ascii="Times New Roman" w:eastAsia="黑体" w:hAnsi="Times New Roman" w:hint="eastAsia"/>
            </w:rPr>
          </w:rPrChange>
        </w:rPr>
        <w:t>）或库内无相关信息时，系统需强制回答</w:t>
      </w:r>
      <w:r w:rsidR="00427A71" w:rsidRPr="00427A71">
        <w:rPr>
          <w:rFonts w:ascii="Times New Roman" w:eastAsia="宋体" w:hAnsi="Times New Roman"/>
          <w:rPrChange w:id="639" w:author="Administrator" w:date="2026-04-30T13:44:00Z">
            <w:rPr>
              <w:rFonts w:ascii="Times New Roman" w:eastAsia="黑体" w:hAnsi="Times New Roman"/>
            </w:rPr>
          </w:rPrChange>
        </w:rPr>
        <w:t>“</w:t>
      </w:r>
      <w:r w:rsidR="00427A71" w:rsidRPr="00427A71">
        <w:rPr>
          <w:rFonts w:ascii="Times New Roman" w:eastAsia="宋体" w:hAnsi="Times New Roman" w:hint="eastAsia"/>
          <w:rPrChange w:id="640" w:author="Administrator" w:date="2026-04-30T13:44:00Z">
            <w:rPr>
              <w:rFonts w:ascii="Times New Roman" w:eastAsia="黑体" w:hAnsi="Times New Roman" w:hint="eastAsia"/>
            </w:rPr>
          </w:rPrChange>
        </w:rPr>
        <w:t>抱歉，当前的知识库文档中没有关于此问题的相关信息</w:t>
      </w:r>
      <w:r w:rsidR="00427A71" w:rsidRPr="00427A71">
        <w:rPr>
          <w:rFonts w:ascii="Times New Roman" w:eastAsia="宋体" w:hAnsi="Times New Roman"/>
          <w:rPrChange w:id="641" w:author="Administrator" w:date="2026-04-30T13:44:00Z">
            <w:rPr>
              <w:rFonts w:ascii="Times New Roman" w:eastAsia="黑体" w:hAnsi="Times New Roman"/>
            </w:rPr>
          </w:rPrChange>
        </w:rPr>
        <w:t>”</w:t>
      </w:r>
      <w:r w:rsidR="00427A71" w:rsidRPr="00427A71">
        <w:rPr>
          <w:rFonts w:ascii="Times New Roman" w:eastAsia="宋体" w:hAnsi="Times New Roman" w:hint="eastAsia"/>
          <w:rPrChange w:id="642" w:author="Administrator" w:date="2026-04-30T13:44:00Z">
            <w:rPr>
              <w:rFonts w:ascii="Times New Roman" w:eastAsia="黑体" w:hAnsi="Times New Roman" w:hint="eastAsia"/>
            </w:rPr>
          </w:rPrChange>
        </w:rPr>
        <w:t>，严禁模型进行盲目推理。</w:t>
      </w:r>
    </w:p>
    <w:p w14:paraId="0DFE0D69" w14:textId="77777777" w:rsidR="00536B9D" w:rsidRPr="00536B9D" w:rsidRDefault="00427A71">
      <w:pPr>
        <w:pStyle w:val="31"/>
        <w:rPr>
          <w:rStyle w:val="32"/>
          <w:rPrChange w:id="643" w:author="Administrator" w:date="2026-04-30T13:39:00Z">
            <w:rPr>
              <w:rFonts w:eastAsia="黑体"/>
              <w:b/>
              <w:bCs/>
            </w:rPr>
          </w:rPrChange>
        </w:rPr>
        <w:pPrChange w:id="644" w:author="Administrator" w:date="2026-04-30T13:39:00Z">
          <w:pPr>
            <w:adjustRightInd w:val="0"/>
            <w:snapToGrid w:val="0"/>
            <w:ind w:firstLine="482"/>
          </w:pPr>
        </w:pPrChange>
      </w:pPr>
      <w:bookmarkStart w:id="645" w:name="_Toc228451476"/>
      <w:r w:rsidRPr="00427A71">
        <w:rPr>
          <w:rStyle w:val="32"/>
          <w:rPrChange w:id="646" w:author="Administrator" w:date="2026-04-30T13:39:00Z">
            <w:rPr>
              <w:b/>
              <w:bCs/>
            </w:rPr>
          </w:rPrChange>
        </w:rPr>
        <w:t>3.2.4</w:t>
      </w:r>
      <w:r w:rsidRPr="00427A71">
        <w:rPr>
          <w:rStyle w:val="32"/>
          <w:rFonts w:hint="eastAsia"/>
          <w:rPrChange w:id="647" w:author="Administrator" w:date="2026-04-30T13:39:00Z">
            <w:rPr>
              <w:rFonts w:hint="eastAsia"/>
              <w:b/>
              <w:bCs/>
            </w:rPr>
          </w:rPrChange>
        </w:rPr>
        <w:t>管理可视化需求</w:t>
      </w:r>
      <w:bookmarkEnd w:id="645"/>
    </w:p>
    <w:p w14:paraId="66551C41"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hAnsi="Times New Roman"/>
        </w:rPr>
      </w:pPr>
      <w:r w:rsidRPr="0035336D">
        <w:rPr>
          <w:rFonts w:ascii="Times New Roman" w:eastAsia="宋体" w:hAnsi="Times New Roman"/>
        </w:rPr>
        <w:t>系统需为管理员提供可视化运营驾驶舱，实时监控注册用户数、入库文档量及知识切片总量。同时，系统需建立</w:t>
      </w:r>
      <w:r w:rsidRPr="0035336D">
        <w:rPr>
          <w:rFonts w:ascii="Times New Roman" w:hAnsi="Times New Roman"/>
        </w:rPr>
        <w:t>“</w:t>
      </w:r>
      <w:r w:rsidRPr="0035336D">
        <w:rPr>
          <w:rFonts w:ascii="Times New Roman" w:eastAsia="宋体" w:hAnsi="Times New Roman"/>
        </w:rPr>
        <w:t>反馈</w:t>
      </w:r>
      <w:r w:rsidRPr="0035336D">
        <w:rPr>
          <w:rFonts w:ascii="Times New Roman" w:hAnsi="Times New Roman"/>
        </w:rPr>
        <w:t>-</w:t>
      </w:r>
      <w:r w:rsidRPr="0035336D">
        <w:rPr>
          <w:rFonts w:ascii="Times New Roman" w:eastAsia="宋体" w:hAnsi="Times New Roman"/>
        </w:rPr>
        <w:t>审计</w:t>
      </w:r>
      <w:r w:rsidRPr="0035336D">
        <w:rPr>
          <w:rFonts w:ascii="Times New Roman" w:hAnsi="Times New Roman"/>
        </w:rPr>
        <w:t>”</w:t>
      </w:r>
      <w:r w:rsidRPr="0035336D">
        <w:rPr>
          <w:rFonts w:ascii="Times New Roman" w:eastAsia="宋体" w:hAnsi="Times New Roman"/>
        </w:rPr>
        <w:t>机制，记录用户对回答质量的评价（点赞</w:t>
      </w:r>
      <w:r w:rsidRPr="0035336D">
        <w:rPr>
          <w:rFonts w:ascii="Times New Roman" w:hAnsi="Times New Roman"/>
        </w:rPr>
        <w:t>/</w:t>
      </w:r>
      <w:r w:rsidRPr="0035336D">
        <w:rPr>
          <w:rFonts w:ascii="Times New Roman" w:eastAsia="宋体" w:hAnsi="Times New Roman"/>
        </w:rPr>
        <w:t>点踩），以便后续进行针对性的解析器升级或参数调优。</w:t>
      </w:r>
    </w:p>
    <w:p w14:paraId="6A29E2C5" w14:textId="77777777" w:rsidR="00536B9D" w:rsidRPr="00536B9D" w:rsidRDefault="00427A71">
      <w:pPr>
        <w:pStyle w:val="21"/>
        <w:rPr>
          <w:rFonts w:hint="eastAsia"/>
          <w:rPrChange w:id="648" w:author="Administrator" w:date="2026-04-30T13:35:00Z">
            <w:rPr>
              <w:rFonts w:ascii="黑体" w:eastAsia="黑体" w:hAnsi="黑体" w:hint="eastAsia"/>
              <w:sz w:val="28"/>
            </w:rPr>
          </w:rPrChange>
        </w:rPr>
        <w:pPrChange w:id="649" w:author="Administrator" w:date="2026-04-30T13:35:00Z">
          <w:pPr>
            <w:pStyle w:val="b63ee27f-4cf3-414c-9275-d88e3f90795e"/>
            <w:spacing w:line="360" w:lineRule="auto"/>
          </w:pPr>
        </w:pPrChange>
      </w:pPr>
      <w:bookmarkStart w:id="650" w:name="_Toc228451477"/>
      <w:r w:rsidRPr="00427A71">
        <w:rPr>
          <w:rFonts w:hint="eastAsia"/>
          <w:rPrChange w:id="651" w:author="Administrator" w:date="2026-04-30T13:35:00Z">
            <w:rPr>
              <w:rFonts w:ascii="黑体" w:hAnsi="黑体" w:hint="eastAsia"/>
              <w:b w:val="0"/>
              <w:szCs w:val="24"/>
            </w:rPr>
          </w:rPrChange>
        </w:rPr>
        <w:lastRenderedPageBreak/>
        <w:t>3.3</w:t>
      </w:r>
      <w:r w:rsidRPr="00427A71">
        <w:rPr>
          <w:rFonts w:hint="eastAsia"/>
          <w:rPrChange w:id="652" w:author="Administrator" w:date="2026-04-30T13:35:00Z">
            <w:rPr>
              <w:rFonts w:ascii="黑体" w:hAnsi="黑体" w:hint="eastAsia"/>
              <w:b w:val="0"/>
              <w:szCs w:val="24"/>
            </w:rPr>
          </w:rPrChange>
        </w:rPr>
        <w:t>系统非功能性需求</w:t>
      </w:r>
      <w:bookmarkEnd w:id="650"/>
    </w:p>
    <w:p w14:paraId="63ED94C1" w14:textId="77777777" w:rsidR="00536B9D" w:rsidRPr="00536B9D" w:rsidRDefault="00427A71">
      <w:pPr>
        <w:pStyle w:val="31"/>
        <w:rPr>
          <w:rStyle w:val="32"/>
          <w:rPrChange w:id="653" w:author="Administrator" w:date="2026-04-30T13:39:00Z">
            <w:rPr>
              <w:rFonts w:eastAsia="黑体"/>
              <w:b/>
              <w:bCs/>
            </w:rPr>
          </w:rPrChange>
        </w:rPr>
        <w:pPrChange w:id="654" w:author="Administrator" w:date="2026-04-30T13:39:00Z">
          <w:pPr>
            <w:adjustRightInd w:val="0"/>
            <w:snapToGrid w:val="0"/>
            <w:ind w:firstLine="482"/>
          </w:pPr>
        </w:pPrChange>
      </w:pPr>
      <w:bookmarkStart w:id="655" w:name="_Toc228451478"/>
      <w:r w:rsidRPr="00427A71">
        <w:rPr>
          <w:rStyle w:val="32"/>
          <w:rPrChange w:id="656" w:author="Administrator" w:date="2026-04-30T13:39:00Z">
            <w:rPr>
              <w:b/>
              <w:bCs/>
            </w:rPr>
          </w:rPrChange>
        </w:rPr>
        <w:t>3.3.1</w:t>
      </w:r>
      <w:r w:rsidRPr="00427A71">
        <w:rPr>
          <w:rStyle w:val="32"/>
          <w:rFonts w:hint="eastAsia"/>
          <w:rPrChange w:id="657" w:author="Administrator" w:date="2026-04-30T13:39:00Z">
            <w:rPr>
              <w:rFonts w:hint="eastAsia"/>
              <w:b/>
              <w:bCs/>
            </w:rPr>
          </w:rPrChange>
        </w:rPr>
        <w:t>算法效能量化指标</w:t>
      </w:r>
      <w:bookmarkEnd w:id="655"/>
    </w:p>
    <w:p w14:paraId="2C708D40"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hAnsi="Times New Roman"/>
        </w:rPr>
      </w:pPr>
      <w:r w:rsidRPr="0035336D">
        <w:rPr>
          <w:rFonts w:ascii="Times New Roman" w:eastAsia="宋体" w:hAnsi="Times New Roman"/>
        </w:rPr>
        <w:t>为回应学术规范中对定量评估的要求，系统需在</w:t>
      </w:r>
      <w:r w:rsidRPr="0035336D">
        <w:rPr>
          <w:rFonts w:ascii="Times New Roman" w:hAnsi="Times New Roman"/>
        </w:rPr>
        <w:t>Benchmark</w:t>
      </w:r>
      <w:r w:rsidRPr="0035336D">
        <w:rPr>
          <w:rFonts w:ascii="Times New Roman" w:eastAsia="宋体" w:hAnsi="Times New Roman"/>
        </w:rPr>
        <w:t>测试集（包含</w:t>
      </w:r>
      <w:r w:rsidRPr="0035336D">
        <w:rPr>
          <w:rFonts w:ascii="Times New Roman" w:hAnsi="Times New Roman"/>
        </w:rPr>
        <w:t>30</w:t>
      </w:r>
      <w:r w:rsidRPr="0035336D">
        <w:rPr>
          <w:rFonts w:ascii="Times New Roman" w:eastAsia="宋体" w:hAnsi="Times New Roman"/>
        </w:rPr>
        <w:t>个标准</w:t>
      </w:r>
      <w:r w:rsidRPr="0035336D">
        <w:rPr>
          <w:rFonts w:ascii="Times New Roman" w:hAnsi="Times New Roman"/>
        </w:rPr>
        <w:t>QA</w:t>
      </w:r>
      <w:r w:rsidRPr="0035336D">
        <w:rPr>
          <w:rFonts w:ascii="Times New Roman" w:eastAsia="宋体" w:hAnsi="Times New Roman"/>
        </w:rPr>
        <w:t>对）下达到以下指标：</w:t>
      </w:r>
    </w:p>
    <w:p w14:paraId="74E7A19F"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58" w:author="Administrator" w:date="2026-04-30T13:44:00Z">
            <w:rPr>
              <w:rFonts w:ascii="Times New Roman" w:hAnsi="Times New Roman"/>
            </w:rPr>
          </w:rPrChange>
        </w:rPr>
        <w:pPrChange w:id="659" w:author="Administrator" w:date="2026-04-30T13:44:00Z">
          <w:pPr>
            <w:pStyle w:val="af0"/>
            <w:widowControl/>
            <w:numPr>
              <w:numId w:val="15"/>
            </w:numPr>
            <w:tabs>
              <w:tab w:val="left" w:pos="312"/>
            </w:tabs>
            <w:adjustRightInd w:val="0"/>
            <w:snapToGrid w:val="0"/>
            <w:spacing w:beforeAutospacing="0" w:after="0" w:afterAutospacing="0" w:line="360" w:lineRule="auto"/>
          </w:pPr>
        </w:pPrChange>
      </w:pPr>
      <w:ins w:id="660" w:author="Administrator" w:date="2026-04-30T13:44: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661" w:author="Administrator" w:date="2026-04-30T13:44:00Z">
            <w:rPr>
              <w:rFonts w:ascii="Times New Roman" w:eastAsia="黑体" w:hAnsi="Times New Roman" w:hint="eastAsia"/>
            </w:rPr>
          </w:rPrChange>
        </w:rPr>
        <w:t>命中率（</w:t>
      </w:r>
      <w:r w:rsidR="00427A71" w:rsidRPr="00427A71">
        <w:rPr>
          <w:rFonts w:ascii="Times New Roman" w:eastAsia="宋体" w:hAnsi="Times New Roman"/>
          <w:rPrChange w:id="662" w:author="Administrator" w:date="2026-04-30T13:44:00Z">
            <w:rPr>
              <w:rFonts w:ascii="Times New Roman" w:eastAsia="黑体" w:hAnsi="Times New Roman"/>
            </w:rPr>
          </w:rPrChange>
        </w:rPr>
        <w:t>Hit-Rate@3</w:t>
      </w:r>
      <w:r w:rsidR="00427A71" w:rsidRPr="00427A71">
        <w:rPr>
          <w:rFonts w:ascii="Times New Roman" w:eastAsia="宋体" w:hAnsi="Times New Roman" w:hint="eastAsia"/>
          <w:rPrChange w:id="663" w:author="Administrator" w:date="2026-04-30T13:44:00Z">
            <w:rPr>
              <w:rFonts w:ascii="Times New Roman" w:eastAsia="黑体" w:hAnsi="Times New Roman" w:hint="eastAsia"/>
            </w:rPr>
          </w:rPrChange>
        </w:rPr>
        <w:t>）：</w:t>
      </w:r>
      <w:r w:rsidR="00427A71" w:rsidRPr="00427A71">
        <w:rPr>
          <w:rFonts w:ascii="Times New Roman" w:eastAsia="宋体" w:hAnsi="Times New Roman"/>
          <w:rPrChange w:id="664" w:author="Administrator" w:date="2026-04-30T13:44:00Z">
            <w:rPr>
              <w:rFonts w:ascii="Times New Roman" w:eastAsia="黑体" w:hAnsi="Times New Roman"/>
            </w:rPr>
          </w:rPrChange>
        </w:rPr>
        <w:t>Top-3</w:t>
      </w:r>
      <w:r w:rsidR="00427A71" w:rsidRPr="00427A71">
        <w:rPr>
          <w:rFonts w:ascii="Times New Roman" w:eastAsia="宋体" w:hAnsi="Times New Roman" w:hint="eastAsia"/>
          <w:rPrChange w:id="665" w:author="Administrator" w:date="2026-04-30T13:44:00Z">
            <w:rPr>
              <w:rFonts w:ascii="Times New Roman" w:eastAsia="黑体" w:hAnsi="Times New Roman" w:hint="eastAsia"/>
            </w:rPr>
          </w:rPrChange>
        </w:rPr>
        <w:t>命中率需不低于</w:t>
      </w:r>
      <w:r w:rsidR="00427A71" w:rsidRPr="00427A71">
        <w:rPr>
          <w:rFonts w:ascii="Times New Roman" w:eastAsia="宋体" w:hAnsi="Times New Roman"/>
          <w:rPrChange w:id="666" w:author="Administrator" w:date="2026-04-30T13:44:00Z">
            <w:rPr>
              <w:rFonts w:ascii="Times New Roman" w:eastAsia="黑体" w:hAnsi="Times New Roman"/>
            </w:rPr>
          </w:rPrChange>
        </w:rPr>
        <w:t>85%</w:t>
      </w:r>
      <w:r w:rsidR="00427A71" w:rsidRPr="00427A71">
        <w:rPr>
          <w:rFonts w:ascii="Times New Roman" w:eastAsia="宋体" w:hAnsi="Times New Roman" w:hint="eastAsia"/>
          <w:rPrChange w:id="667" w:author="Administrator" w:date="2026-04-30T13:44:00Z">
            <w:rPr>
              <w:rFonts w:ascii="Times New Roman" w:eastAsia="黑体" w:hAnsi="Times New Roman" w:hint="eastAsia"/>
            </w:rPr>
          </w:rPrChange>
        </w:rPr>
        <w:t>。</w:t>
      </w:r>
    </w:p>
    <w:p w14:paraId="753034A3"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68" w:author="Administrator" w:date="2026-04-30T13:44:00Z">
            <w:rPr>
              <w:rFonts w:ascii="Times New Roman" w:hAnsi="Times New Roman"/>
            </w:rPr>
          </w:rPrChange>
        </w:rPr>
        <w:pPrChange w:id="669" w:author="Administrator" w:date="2026-04-30T13:44:00Z">
          <w:pPr>
            <w:pStyle w:val="af0"/>
            <w:widowControl/>
            <w:numPr>
              <w:numId w:val="15"/>
            </w:numPr>
            <w:tabs>
              <w:tab w:val="left" w:pos="312"/>
            </w:tabs>
            <w:adjustRightInd w:val="0"/>
            <w:snapToGrid w:val="0"/>
            <w:spacing w:beforeAutospacing="0" w:after="0" w:afterAutospacing="0" w:line="360" w:lineRule="auto"/>
          </w:pPr>
        </w:pPrChange>
      </w:pPr>
      <w:ins w:id="670" w:author="Administrator" w:date="2026-04-30T13:44: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671" w:author="Administrator" w:date="2026-04-30T13:44:00Z">
            <w:rPr>
              <w:rFonts w:ascii="Times New Roman" w:eastAsia="黑体" w:hAnsi="Times New Roman" w:hint="eastAsia"/>
            </w:rPr>
          </w:rPrChange>
        </w:rPr>
        <w:t>排序质量（</w:t>
      </w:r>
      <w:r w:rsidR="00427A71" w:rsidRPr="00427A71">
        <w:rPr>
          <w:rFonts w:ascii="Times New Roman" w:eastAsia="宋体" w:hAnsi="Times New Roman"/>
          <w:rPrChange w:id="672" w:author="Administrator" w:date="2026-04-30T13:44:00Z">
            <w:rPr>
              <w:rFonts w:ascii="Times New Roman" w:eastAsia="黑体" w:hAnsi="Times New Roman"/>
            </w:rPr>
          </w:rPrChange>
        </w:rPr>
        <w:t>MRR@3</w:t>
      </w:r>
      <w:r w:rsidR="00427A71" w:rsidRPr="00427A71">
        <w:rPr>
          <w:rFonts w:ascii="Times New Roman" w:eastAsia="宋体" w:hAnsi="Times New Roman" w:hint="eastAsia"/>
          <w:rPrChange w:id="673" w:author="Administrator" w:date="2026-04-30T13:44:00Z">
            <w:rPr>
              <w:rFonts w:ascii="Times New Roman" w:eastAsia="黑体" w:hAnsi="Times New Roman" w:hint="eastAsia"/>
            </w:rPr>
          </w:rPrChange>
        </w:rPr>
        <w:t>）：平均倒数排名需不低于</w:t>
      </w:r>
      <w:r w:rsidR="00427A71" w:rsidRPr="00427A71">
        <w:rPr>
          <w:rFonts w:ascii="Times New Roman" w:eastAsia="宋体" w:hAnsi="Times New Roman"/>
          <w:rPrChange w:id="674" w:author="Administrator" w:date="2026-04-30T13:44:00Z">
            <w:rPr>
              <w:rFonts w:ascii="Times New Roman" w:eastAsia="黑体" w:hAnsi="Times New Roman"/>
            </w:rPr>
          </w:rPrChange>
        </w:rPr>
        <w:t>80%</w:t>
      </w:r>
      <w:r w:rsidR="00427A71" w:rsidRPr="00427A71">
        <w:rPr>
          <w:rFonts w:ascii="Times New Roman" w:eastAsia="宋体" w:hAnsi="Times New Roman" w:hint="eastAsia"/>
          <w:rPrChange w:id="675" w:author="Administrator" w:date="2026-04-30T13:44:00Z">
            <w:rPr>
              <w:rFonts w:ascii="Times New Roman" w:eastAsia="黑体" w:hAnsi="Times New Roman" w:hint="eastAsia"/>
            </w:rPr>
          </w:rPrChange>
        </w:rPr>
        <w:t>。</w:t>
      </w:r>
    </w:p>
    <w:p w14:paraId="5560565D" w14:textId="77777777" w:rsidR="00536B9D" w:rsidRPr="00536B9D" w:rsidRDefault="00427A71">
      <w:pPr>
        <w:pStyle w:val="31"/>
        <w:rPr>
          <w:rStyle w:val="32"/>
          <w:rPrChange w:id="676" w:author="Administrator" w:date="2026-04-30T13:39:00Z">
            <w:rPr>
              <w:rFonts w:eastAsia="黑体"/>
              <w:b/>
              <w:bCs/>
            </w:rPr>
          </w:rPrChange>
        </w:rPr>
        <w:pPrChange w:id="677" w:author="Administrator" w:date="2026-04-30T13:39:00Z">
          <w:pPr>
            <w:adjustRightInd w:val="0"/>
            <w:snapToGrid w:val="0"/>
            <w:ind w:firstLine="482"/>
          </w:pPr>
        </w:pPrChange>
      </w:pPr>
      <w:bookmarkStart w:id="678" w:name="_Toc228451479"/>
      <w:r w:rsidRPr="00427A71">
        <w:rPr>
          <w:rStyle w:val="32"/>
          <w:rPrChange w:id="679" w:author="Administrator" w:date="2026-04-30T13:39:00Z">
            <w:rPr>
              <w:b/>
              <w:bCs/>
            </w:rPr>
          </w:rPrChange>
        </w:rPr>
        <w:t>3.3.2</w:t>
      </w:r>
      <w:r w:rsidRPr="00427A71">
        <w:rPr>
          <w:rStyle w:val="32"/>
          <w:rFonts w:hint="eastAsia"/>
          <w:rPrChange w:id="680" w:author="Administrator" w:date="2026-04-30T13:39:00Z">
            <w:rPr>
              <w:rFonts w:hint="eastAsia"/>
              <w:b/>
              <w:bCs/>
            </w:rPr>
          </w:rPrChange>
        </w:rPr>
        <w:t>系统性能指标</w:t>
      </w:r>
      <w:bookmarkEnd w:id="678"/>
    </w:p>
    <w:p w14:paraId="6BDDFF14"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sidRPr="0035336D">
        <w:rPr>
          <w:rFonts w:ascii="Times New Roman" w:eastAsia="宋体" w:hAnsi="Times New Roman"/>
        </w:rPr>
        <w:t>为保证企业级用户体验，系统对响应延迟有严格要求：</w:t>
      </w:r>
    </w:p>
    <w:p w14:paraId="3E8FA58A"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81" w:author="Administrator" w:date="2026-04-30T13:44:00Z">
            <w:rPr>
              <w:rFonts w:ascii="Times New Roman" w:hAnsi="Times New Roman"/>
            </w:rPr>
          </w:rPrChange>
        </w:rPr>
        <w:pPrChange w:id="682" w:author="Administrator" w:date="2026-04-30T13:44:00Z">
          <w:pPr>
            <w:pStyle w:val="af0"/>
            <w:widowControl/>
            <w:numPr>
              <w:numId w:val="16"/>
            </w:numPr>
            <w:tabs>
              <w:tab w:val="left" w:pos="312"/>
            </w:tabs>
            <w:adjustRightInd w:val="0"/>
            <w:snapToGrid w:val="0"/>
            <w:spacing w:beforeAutospacing="0" w:after="0" w:afterAutospacing="0" w:line="360" w:lineRule="auto"/>
          </w:pPr>
        </w:pPrChange>
      </w:pPr>
      <w:ins w:id="683" w:author="Administrator" w:date="2026-04-30T13:44: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684" w:author="Administrator" w:date="2026-04-30T13:44:00Z">
            <w:rPr>
              <w:rFonts w:ascii="Times New Roman" w:eastAsia="黑体" w:hAnsi="Times New Roman" w:hint="eastAsia"/>
            </w:rPr>
          </w:rPrChange>
        </w:rPr>
        <w:t>检索响应延迟：在百份文档规模下，检索延迟需控制在</w:t>
      </w:r>
      <w:r w:rsidR="00427A71" w:rsidRPr="00427A71">
        <w:rPr>
          <w:rFonts w:ascii="Times New Roman" w:eastAsia="宋体" w:hAnsi="Times New Roman"/>
          <w:rPrChange w:id="685" w:author="Administrator" w:date="2026-04-30T13:44:00Z">
            <w:rPr>
              <w:rFonts w:ascii="Times New Roman" w:eastAsia="黑体" w:hAnsi="Times New Roman"/>
            </w:rPr>
          </w:rPrChange>
        </w:rPr>
        <w:t>2</w:t>
      </w:r>
      <w:r w:rsidR="00427A71" w:rsidRPr="00427A71">
        <w:rPr>
          <w:rFonts w:ascii="Times New Roman" w:eastAsia="宋体" w:hAnsi="Times New Roman" w:hint="eastAsia"/>
          <w:rPrChange w:id="686" w:author="Administrator" w:date="2026-04-30T13:44:00Z">
            <w:rPr>
              <w:rFonts w:ascii="Times New Roman" w:eastAsia="黑体" w:hAnsi="Times New Roman" w:hint="eastAsia"/>
            </w:rPr>
          </w:rPrChange>
        </w:rPr>
        <w:t>秒以内。</w:t>
      </w:r>
    </w:p>
    <w:p w14:paraId="27CE81F7"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687" w:author="Administrator" w:date="2026-04-30T13:44:00Z">
            <w:rPr>
              <w:rFonts w:ascii="Times New Roman" w:hAnsi="Times New Roman"/>
            </w:rPr>
          </w:rPrChange>
        </w:rPr>
        <w:pPrChange w:id="688" w:author="Administrator" w:date="2026-04-30T13:44:00Z">
          <w:pPr>
            <w:pStyle w:val="af0"/>
            <w:widowControl/>
            <w:numPr>
              <w:numId w:val="16"/>
            </w:numPr>
            <w:tabs>
              <w:tab w:val="left" w:pos="312"/>
            </w:tabs>
            <w:adjustRightInd w:val="0"/>
            <w:snapToGrid w:val="0"/>
            <w:spacing w:beforeAutospacing="0" w:after="0" w:afterAutospacing="0" w:line="360" w:lineRule="auto"/>
          </w:pPr>
        </w:pPrChange>
      </w:pPr>
      <w:ins w:id="689" w:author="Administrator" w:date="2026-04-30T13:44: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690" w:author="Administrator" w:date="2026-04-30T13:44:00Z">
            <w:rPr>
              <w:rFonts w:ascii="Times New Roman" w:eastAsia="黑体" w:hAnsi="Times New Roman" w:hint="eastAsia"/>
            </w:rPr>
          </w:rPrChange>
        </w:rPr>
        <w:t>首字返回延迟（</w:t>
      </w:r>
      <w:r w:rsidR="00427A71" w:rsidRPr="00427A71">
        <w:rPr>
          <w:rFonts w:ascii="Times New Roman" w:eastAsia="宋体" w:hAnsi="Times New Roman"/>
          <w:rPrChange w:id="691" w:author="Administrator" w:date="2026-04-30T13:44:00Z">
            <w:rPr>
              <w:rFonts w:ascii="Times New Roman" w:eastAsia="黑体" w:hAnsi="Times New Roman"/>
            </w:rPr>
          </w:rPrChange>
        </w:rPr>
        <w:t>TTFT</w:t>
      </w:r>
      <w:r w:rsidR="00427A71" w:rsidRPr="00427A71">
        <w:rPr>
          <w:rFonts w:ascii="Times New Roman" w:eastAsia="宋体" w:hAnsi="Times New Roman" w:hint="eastAsia"/>
          <w:rPrChange w:id="692" w:author="Administrator" w:date="2026-04-30T13:44:00Z">
            <w:rPr>
              <w:rFonts w:ascii="Times New Roman" w:eastAsia="黑体" w:hAnsi="Times New Roman" w:hint="eastAsia"/>
            </w:rPr>
          </w:rPrChange>
        </w:rPr>
        <w:t>）：利用</w:t>
      </w:r>
      <w:r w:rsidR="00427A71" w:rsidRPr="00427A71">
        <w:rPr>
          <w:rFonts w:ascii="Times New Roman" w:eastAsia="宋体" w:hAnsi="Times New Roman"/>
          <w:rPrChange w:id="693" w:author="Administrator" w:date="2026-04-30T13:44:00Z">
            <w:rPr>
              <w:rFonts w:ascii="Times New Roman" w:eastAsia="黑体" w:hAnsi="Times New Roman"/>
            </w:rPr>
          </w:rPrChange>
        </w:rPr>
        <w:t>SSE</w:t>
      </w:r>
      <w:r w:rsidR="00427A71" w:rsidRPr="00427A71">
        <w:rPr>
          <w:rFonts w:ascii="Times New Roman" w:eastAsia="宋体" w:hAnsi="Times New Roman" w:hint="eastAsia"/>
          <w:rPrChange w:id="694" w:author="Administrator" w:date="2026-04-30T13:44:00Z">
            <w:rPr>
              <w:rFonts w:ascii="Times New Roman" w:eastAsia="黑体" w:hAnsi="Times New Roman" w:hint="eastAsia"/>
            </w:rPr>
          </w:rPrChange>
        </w:rPr>
        <w:t>流式传输技术，将感知延迟控制在</w:t>
      </w:r>
      <w:r w:rsidR="00427A71" w:rsidRPr="00427A71">
        <w:rPr>
          <w:rFonts w:ascii="Times New Roman" w:eastAsia="宋体" w:hAnsi="Times New Roman"/>
          <w:rPrChange w:id="695" w:author="Administrator" w:date="2026-04-30T13:44:00Z">
            <w:rPr>
              <w:rFonts w:ascii="Times New Roman" w:eastAsia="黑体" w:hAnsi="Times New Roman"/>
            </w:rPr>
          </w:rPrChange>
        </w:rPr>
        <w:t>3</w:t>
      </w:r>
      <w:r w:rsidR="00427A71" w:rsidRPr="00427A71">
        <w:rPr>
          <w:rFonts w:ascii="Times New Roman" w:eastAsia="宋体" w:hAnsi="Times New Roman" w:hint="eastAsia"/>
          <w:rPrChange w:id="696" w:author="Administrator" w:date="2026-04-30T13:44:00Z">
            <w:rPr>
              <w:rFonts w:ascii="Times New Roman" w:eastAsia="黑体" w:hAnsi="Times New Roman" w:hint="eastAsia"/>
            </w:rPr>
          </w:rPrChange>
        </w:rPr>
        <w:t>秒以内。</w:t>
      </w:r>
    </w:p>
    <w:p w14:paraId="385CAA9C"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sidRPr="0035336D">
        <w:rPr>
          <w:rFonts w:ascii="Times New Roman" w:eastAsia="宋体" w:hAnsi="Times New Roman"/>
        </w:rPr>
        <w:t>为验证上述</w:t>
      </w:r>
      <w:r w:rsidRPr="0035336D">
        <w:rPr>
          <w:rFonts w:ascii="Times New Roman" w:eastAsia="sans-serif" w:hAnsi="Times New Roman"/>
        </w:rPr>
        <w:t xml:space="preserve"> TTFT </w:t>
      </w:r>
      <w:r w:rsidRPr="0035336D">
        <w:rPr>
          <w:rFonts w:ascii="Times New Roman" w:eastAsia="宋体" w:hAnsi="Times New Roman"/>
        </w:rPr>
        <w:t>指标的有效性，系统采用</w:t>
      </w:r>
      <w:r w:rsidRPr="0035336D">
        <w:rPr>
          <w:rFonts w:ascii="Times New Roman" w:eastAsia="sans-serif" w:hAnsi="Times New Roman"/>
        </w:rPr>
        <w:t xml:space="preserve"> SSE </w:t>
      </w:r>
      <w:r w:rsidRPr="0035336D">
        <w:rPr>
          <w:rFonts w:ascii="Times New Roman" w:eastAsia="宋体" w:hAnsi="Times New Roman"/>
        </w:rPr>
        <w:t>流式传输技术优化交互链路，其与传统同步模式的时序对比见图</w:t>
      </w:r>
      <w:r w:rsidRPr="0035336D">
        <w:rPr>
          <w:rFonts w:ascii="Times New Roman" w:eastAsia="sans-serif" w:hAnsi="Times New Roman"/>
        </w:rPr>
        <w:t xml:space="preserve"> 3-4</w:t>
      </w:r>
      <w:r w:rsidRPr="0035336D">
        <w:rPr>
          <w:rFonts w:ascii="Times New Roman" w:eastAsia="宋体" w:hAnsi="Times New Roman"/>
        </w:rPr>
        <w:t>。</w:t>
      </w:r>
    </w:p>
    <w:p w14:paraId="560A0042" w14:textId="77777777" w:rsidR="00BD1B67" w:rsidRPr="0035336D" w:rsidRDefault="00745736" w:rsidP="00BD1B67">
      <w:pPr>
        <w:pStyle w:val="af0"/>
        <w:widowControl/>
        <w:adjustRightInd w:val="0"/>
        <w:snapToGrid w:val="0"/>
        <w:spacing w:beforeAutospacing="0" w:after="0" w:afterAutospacing="0" w:line="360" w:lineRule="auto"/>
        <w:jc w:val="center"/>
        <w:rPr>
          <w:rFonts w:ascii="Times New Roman" w:eastAsia="sans-serif" w:hAnsi="Times New Roman"/>
        </w:rPr>
      </w:pPr>
      <w:r>
        <w:rPr>
          <w:noProof/>
        </w:rPr>
        <w:lastRenderedPageBreak/>
        <w:drawing>
          <wp:inline distT="0" distB="0" distL="0" distR="0" wp14:anchorId="2F2351E1" wp14:editId="7908EC37">
            <wp:extent cx="4889751" cy="5423179"/>
            <wp:effectExtent l="0" t="0" r="6350" b="6350"/>
            <wp:docPr id="1609502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2743" name=""/>
                    <pic:cNvPicPr/>
                  </pic:nvPicPr>
                  <pic:blipFill>
                    <a:blip r:embed="rId35"/>
                    <a:stretch>
                      <a:fillRect/>
                    </a:stretch>
                  </pic:blipFill>
                  <pic:spPr>
                    <a:xfrm>
                      <a:off x="0" y="0"/>
                      <a:ext cx="4889751" cy="5423179"/>
                    </a:xfrm>
                    <a:prstGeom prst="rect">
                      <a:avLst/>
                    </a:prstGeom>
                  </pic:spPr>
                </pic:pic>
              </a:graphicData>
            </a:graphic>
          </wp:inline>
        </w:drawing>
      </w:r>
    </w:p>
    <w:p w14:paraId="58B8B8CB" w14:textId="77777777" w:rsidR="00536B9D" w:rsidRPr="00536B9D" w:rsidRDefault="00BD1B67">
      <w:pPr>
        <w:pStyle w:val="51"/>
        <w:spacing w:after="120"/>
        <w:rPr>
          <w:rPrChange w:id="697" w:author="Administrator" w:date="2026-04-30T13:57:00Z">
            <w:rPr>
              <w:rFonts w:ascii="Times New Roman" w:eastAsia="sans-serif" w:hAnsi="Times New Roman"/>
            </w:rPr>
          </w:rPrChange>
        </w:rPr>
        <w:pPrChange w:id="698" w:author="Administrator" w:date="2026-04-30T13:57:00Z">
          <w:pPr>
            <w:pStyle w:val="af0"/>
            <w:widowControl/>
            <w:adjustRightInd w:val="0"/>
            <w:snapToGrid w:val="0"/>
            <w:spacing w:beforeAutospacing="0" w:after="0" w:afterAutospacing="0" w:line="360" w:lineRule="auto"/>
            <w:jc w:val="center"/>
          </w:pPr>
        </w:pPrChange>
      </w:pPr>
      <w:r w:rsidRPr="0035336D">
        <w:t>图</w:t>
      </w:r>
      <w:r w:rsidR="00427A71" w:rsidRPr="00427A71">
        <w:rPr>
          <w:rPrChange w:id="699" w:author="Administrator" w:date="2026-04-30T13:57:00Z">
            <w:rPr>
              <w:rFonts w:eastAsia="sans-serif"/>
            </w:rPr>
          </w:rPrChange>
        </w:rPr>
        <w:t xml:space="preserve">3-4 </w:t>
      </w:r>
      <w:r w:rsidRPr="0035336D">
        <w:t>同步响应与</w:t>
      </w:r>
      <w:r w:rsidR="00427A71" w:rsidRPr="00427A71">
        <w:rPr>
          <w:rPrChange w:id="700" w:author="Administrator" w:date="2026-04-30T13:57:00Z">
            <w:rPr>
              <w:rFonts w:eastAsia="sans-serif"/>
            </w:rPr>
          </w:rPrChange>
        </w:rPr>
        <w:t>SSE</w:t>
      </w:r>
      <w:r w:rsidRPr="0035336D">
        <w:t>流式传输的时序对比逻辑图</w:t>
      </w:r>
    </w:p>
    <w:p w14:paraId="41963543" w14:textId="77777777" w:rsidR="00536B9D" w:rsidRPr="00536B9D" w:rsidRDefault="00427A71">
      <w:pPr>
        <w:pStyle w:val="31"/>
        <w:rPr>
          <w:rStyle w:val="32"/>
          <w:rPrChange w:id="701" w:author="Administrator" w:date="2026-04-30T13:39:00Z">
            <w:rPr>
              <w:rFonts w:eastAsia="黑体"/>
              <w:b/>
              <w:bCs/>
            </w:rPr>
          </w:rPrChange>
        </w:rPr>
        <w:pPrChange w:id="702" w:author="Administrator" w:date="2026-04-30T13:39:00Z">
          <w:pPr>
            <w:adjustRightInd w:val="0"/>
            <w:snapToGrid w:val="0"/>
            <w:ind w:firstLine="482"/>
          </w:pPr>
        </w:pPrChange>
      </w:pPr>
      <w:bookmarkStart w:id="703" w:name="_Toc228451480"/>
      <w:r w:rsidRPr="00427A71">
        <w:rPr>
          <w:rStyle w:val="32"/>
          <w:rPrChange w:id="704" w:author="Administrator" w:date="2026-04-30T13:39:00Z">
            <w:rPr>
              <w:b/>
              <w:bCs/>
            </w:rPr>
          </w:rPrChange>
        </w:rPr>
        <w:t xml:space="preserve">3.3.3 </w:t>
      </w:r>
      <w:r w:rsidRPr="00427A71">
        <w:rPr>
          <w:rStyle w:val="32"/>
          <w:rFonts w:hint="eastAsia"/>
          <w:rPrChange w:id="705" w:author="Administrator" w:date="2026-04-30T13:39:00Z">
            <w:rPr>
              <w:rFonts w:hint="eastAsia"/>
              <w:b/>
              <w:bCs/>
            </w:rPr>
          </w:rPrChange>
        </w:rPr>
        <w:t>系统安全与合规需求</w:t>
      </w:r>
      <w:bookmarkEnd w:id="703"/>
    </w:p>
    <w:p w14:paraId="3A862C4C"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706" w:author="Administrator" w:date="2026-04-30T13:44:00Z">
            <w:rPr>
              <w:rFonts w:ascii="Times New Roman" w:hAnsi="Times New Roman"/>
            </w:rPr>
          </w:rPrChange>
        </w:rPr>
        <w:pPrChange w:id="707" w:author="Administrator" w:date="2026-04-30T13:44:00Z">
          <w:pPr>
            <w:pStyle w:val="af0"/>
            <w:widowControl/>
            <w:numPr>
              <w:numId w:val="17"/>
            </w:numPr>
            <w:tabs>
              <w:tab w:val="left" w:pos="312"/>
            </w:tabs>
            <w:adjustRightInd w:val="0"/>
            <w:snapToGrid w:val="0"/>
            <w:spacing w:beforeAutospacing="0" w:after="0" w:afterAutospacing="0" w:line="360" w:lineRule="auto"/>
          </w:pPr>
        </w:pPrChange>
      </w:pPr>
      <w:ins w:id="708" w:author="Administrator" w:date="2026-04-30T13:44:00Z">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ins>
      <w:r w:rsidR="00427A71" w:rsidRPr="00427A71">
        <w:rPr>
          <w:rFonts w:ascii="Times New Roman" w:eastAsia="宋体" w:hAnsi="Times New Roman" w:hint="eastAsia"/>
          <w:rPrChange w:id="709" w:author="Administrator" w:date="2026-04-30T13:44:00Z">
            <w:rPr>
              <w:rFonts w:ascii="Times New Roman" w:eastAsia="黑体" w:hAnsi="Times New Roman" w:hint="eastAsia"/>
            </w:rPr>
          </w:rPrChange>
        </w:rPr>
        <w:t>鉴权保护：采用</w:t>
      </w:r>
      <w:r w:rsidR="00427A71" w:rsidRPr="00427A71">
        <w:rPr>
          <w:rFonts w:ascii="Times New Roman" w:eastAsia="宋体" w:hAnsi="Times New Roman"/>
          <w:rPrChange w:id="710" w:author="Administrator" w:date="2026-04-30T13:44:00Z">
            <w:rPr>
              <w:rFonts w:ascii="Times New Roman" w:eastAsia="黑体" w:hAnsi="Times New Roman"/>
            </w:rPr>
          </w:rPrChange>
        </w:rPr>
        <w:t xml:space="preserve"> 12 </w:t>
      </w:r>
      <w:r w:rsidR="00427A71" w:rsidRPr="00427A71">
        <w:rPr>
          <w:rFonts w:ascii="Times New Roman" w:eastAsia="宋体" w:hAnsi="Times New Roman" w:hint="eastAsia"/>
          <w:rPrChange w:id="711" w:author="Administrator" w:date="2026-04-30T13:44:00Z">
            <w:rPr>
              <w:rFonts w:ascii="Times New Roman" w:eastAsia="黑体" w:hAnsi="Times New Roman" w:hint="eastAsia"/>
            </w:rPr>
          </w:rPrChange>
        </w:rPr>
        <w:t>轮工作因子的</w:t>
      </w:r>
      <w:r w:rsidR="00427A71" w:rsidRPr="00427A71">
        <w:rPr>
          <w:rFonts w:ascii="Times New Roman" w:eastAsia="宋体" w:hAnsi="Times New Roman"/>
          <w:rPrChange w:id="712" w:author="Administrator" w:date="2026-04-30T13:44:00Z">
            <w:rPr>
              <w:rFonts w:ascii="Times New Roman" w:eastAsia="黑体" w:hAnsi="Times New Roman"/>
            </w:rPr>
          </w:rPrChange>
        </w:rPr>
        <w:t xml:space="preserve"> bcrypt </w:t>
      </w:r>
      <w:r w:rsidR="00427A71" w:rsidRPr="00427A71">
        <w:rPr>
          <w:rFonts w:ascii="Times New Roman" w:eastAsia="宋体" w:hAnsi="Times New Roman" w:hint="eastAsia"/>
          <w:rPrChange w:id="713" w:author="Administrator" w:date="2026-04-30T13:44:00Z">
            <w:rPr>
              <w:rFonts w:ascii="Times New Roman" w:eastAsia="黑体" w:hAnsi="Times New Roman" w:hint="eastAsia"/>
            </w:rPr>
          </w:rPrChange>
        </w:rPr>
        <w:t>算法对用户密码进行哈希加密。</w:t>
      </w:r>
    </w:p>
    <w:p w14:paraId="485E3B19" w14:textId="77777777" w:rsidR="00536B9D" w:rsidRPr="00536B9D" w:rsidRDefault="00E30EF7">
      <w:pPr>
        <w:pStyle w:val="af0"/>
        <w:widowControl/>
        <w:adjustRightInd w:val="0"/>
        <w:snapToGrid w:val="0"/>
        <w:spacing w:beforeAutospacing="0" w:after="0" w:afterAutospacing="0" w:line="360" w:lineRule="auto"/>
        <w:ind w:firstLineChars="200" w:firstLine="480"/>
        <w:rPr>
          <w:rFonts w:ascii="Times New Roman" w:eastAsia="宋体" w:hAnsi="Times New Roman"/>
          <w:rPrChange w:id="714" w:author="Administrator" w:date="2026-04-30T13:44:00Z">
            <w:rPr>
              <w:rFonts w:ascii="Times New Roman" w:hAnsi="Times New Roman"/>
            </w:rPr>
          </w:rPrChange>
        </w:rPr>
        <w:pPrChange w:id="715" w:author="Administrator" w:date="2026-04-30T13:44:00Z">
          <w:pPr>
            <w:pStyle w:val="af0"/>
            <w:widowControl/>
            <w:numPr>
              <w:numId w:val="17"/>
            </w:numPr>
            <w:tabs>
              <w:tab w:val="left" w:pos="312"/>
            </w:tabs>
            <w:adjustRightInd w:val="0"/>
            <w:snapToGrid w:val="0"/>
            <w:spacing w:beforeAutospacing="0" w:after="0" w:afterAutospacing="0" w:line="360" w:lineRule="auto"/>
          </w:pPr>
        </w:pPrChange>
      </w:pPr>
      <w:ins w:id="716" w:author="Administrator" w:date="2026-04-30T13:44:00Z">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ins>
      <w:r w:rsidR="00427A71" w:rsidRPr="00427A71">
        <w:rPr>
          <w:rFonts w:ascii="Times New Roman" w:eastAsia="宋体" w:hAnsi="Times New Roman" w:hint="eastAsia"/>
          <w:rPrChange w:id="717" w:author="Administrator" w:date="2026-04-30T13:44:00Z">
            <w:rPr>
              <w:rFonts w:ascii="Times New Roman" w:eastAsia="黑体" w:hAnsi="Times New Roman" w:hint="eastAsia"/>
            </w:rPr>
          </w:rPrChange>
        </w:rPr>
        <w:t>审计合规：实现敏感操作（如文档物理删除）的管理员角色隔离与严格审计。</w:t>
      </w:r>
    </w:p>
    <w:p w14:paraId="620DFF9A" w14:textId="77777777" w:rsidR="00536B9D" w:rsidRPr="00536B9D" w:rsidRDefault="00427A71">
      <w:pPr>
        <w:pStyle w:val="31"/>
        <w:rPr>
          <w:rStyle w:val="32"/>
          <w:rPrChange w:id="718" w:author="Administrator" w:date="2026-04-30T13:39:00Z">
            <w:rPr>
              <w:rFonts w:eastAsia="黑体"/>
              <w:b/>
              <w:bCs/>
            </w:rPr>
          </w:rPrChange>
        </w:rPr>
        <w:pPrChange w:id="719" w:author="Administrator" w:date="2026-04-30T13:39:00Z">
          <w:pPr>
            <w:adjustRightInd w:val="0"/>
            <w:snapToGrid w:val="0"/>
            <w:ind w:firstLine="482"/>
          </w:pPr>
        </w:pPrChange>
      </w:pPr>
      <w:bookmarkStart w:id="720" w:name="_Toc228451481"/>
      <w:r w:rsidRPr="00427A71">
        <w:rPr>
          <w:rStyle w:val="32"/>
          <w:rPrChange w:id="721" w:author="Administrator" w:date="2026-04-30T13:39:00Z">
            <w:rPr>
              <w:b/>
              <w:bCs/>
            </w:rPr>
          </w:rPrChange>
        </w:rPr>
        <w:t>3.3.4</w:t>
      </w:r>
      <w:r w:rsidRPr="00427A71">
        <w:rPr>
          <w:rStyle w:val="32"/>
          <w:rFonts w:hint="eastAsia"/>
          <w:rPrChange w:id="722" w:author="Administrator" w:date="2026-04-30T13:39:00Z">
            <w:rPr>
              <w:rFonts w:hint="eastAsia"/>
              <w:b/>
              <w:bCs/>
            </w:rPr>
          </w:rPrChange>
        </w:rPr>
        <w:t>系统并发与并发容灾需求</w:t>
      </w:r>
      <w:bookmarkEnd w:id="720"/>
    </w:p>
    <w:p w14:paraId="4E13A8C3" w14:textId="77777777" w:rsidR="00BD1B67" w:rsidRPr="005F2882"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5F2882">
        <w:rPr>
          <w:rFonts w:ascii="Times New Roman" w:eastAsia="宋体" w:hAnsi="Times New Roman"/>
        </w:rPr>
        <w:t>针对企业级应用场景，系统需具备支撑多用户高频访问的并发处理能力，目标是在高负载状态下维持业务逻辑的稳定运行与响应的连续性。由于</w:t>
      </w:r>
      <w:r w:rsidRPr="005F2882">
        <w:rPr>
          <w:rFonts w:ascii="Times New Roman" w:eastAsia="宋体" w:hAnsi="Times New Roman"/>
        </w:rPr>
        <w:t xml:space="preserve"> RAG </w:t>
      </w:r>
      <w:r w:rsidRPr="005F2882">
        <w:rPr>
          <w:rFonts w:ascii="Times New Roman" w:eastAsia="宋体" w:hAnsi="Times New Roman"/>
        </w:rPr>
        <w:t>架构底层深度依赖高性能向量编码与大语言模型推理算力，在瞬时请求激增或本地算力资源（如显存、内存）告急的极端工况下，计算瓶颈极易诱发服务级联失效。</w:t>
      </w:r>
    </w:p>
    <w:p w14:paraId="633E174E" w14:textId="77777777" w:rsidR="00BD1B67" w:rsidRPr="005F2882"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5F2882">
        <w:rPr>
          <w:rFonts w:ascii="Times New Roman" w:eastAsia="宋体" w:hAnsi="Times New Roman"/>
        </w:rPr>
        <w:lastRenderedPageBreak/>
        <w:t>因此，构建完善的并发容灾机制具有显著的工程必要性。系统需设计一套具备</w:t>
      </w:r>
      <w:r w:rsidRPr="005F2882">
        <w:rPr>
          <w:rFonts w:ascii="Times New Roman" w:eastAsia="宋体" w:hAnsi="Times New Roman"/>
        </w:rPr>
        <w:t>“</w:t>
      </w:r>
      <w:r w:rsidRPr="005F2882">
        <w:rPr>
          <w:rFonts w:ascii="Times New Roman" w:eastAsia="宋体" w:hAnsi="Times New Roman"/>
        </w:rPr>
        <w:t>柔性可用</w:t>
      </w:r>
      <w:r w:rsidRPr="005F2882">
        <w:rPr>
          <w:rFonts w:ascii="Times New Roman" w:eastAsia="宋体" w:hAnsi="Times New Roman"/>
        </w:rPr>
        <w:t>”</w:t>
      </w:r>
      <w:r w:rsidRPr="005F2882">
        <w:rPr>
          <w:rFonts w:ascii="Times New Roman" w:eastAsia="宋体" w:hAnsi="Times New Roman"/>
        </w:rPr>
        <w:t>特性的降级方案，当核心推理引擎或本地向量计算模块因资源过载而响应异常时，能够自动切换至低功耗、高容错的计算模式，以保障数据入库与问答链路的物理不中断，从而确保系统整体的高可用性。这一需求为后续设计异常工况下的伪向量降级策略提供了关键的逻辑起点。</w:t>
      </w:r>
    </w:p>
    <w:p w14:paraId="6010FCB3" w14:textId="77777777" w:rsidR="00536B9D" w:rsidRPr="00536B9D" w:rsidRDefault="00427A71">
      <w:pPr>
        <w:pStyle w:val="21"/>
        <w:rPr>
          <w:rFonts w:hint="eastAsia"/>
          <w:rPrChange w:id="723" w:author="Administrator" w:date="2026-04-30T13:37:00Z">
            <w:rPr>
              <w:rFonts w:ascii="黑体" w:eastAsia="黑体" w:hAnsi="黑体" w:hint="eastAsia"/>
              <w:sz w:val="28"/>
            </w:rPr>
          </w:rPrChange>
        </w:rPr>
        <w:pPrChange w:id="724" w:author="Administrator" w:date="2026-04-30T13:37:00Z">
          <w:pPr>
            <w:pStyle w:val="b63ee27f-4cf3-414c-9275-d88e3f90795e"/>
            <w:spacing w:line="360" w:lineRule="auto"/>
          </w:pPr>
        </w:pPrChange>
      </w:pPr>
      <w:bookmarkStart w:id="725" w:name="_Toc228451482"/>
      <w:r w:rsidRPr="00427A71">
        <w:rPr>
          <w:rFonts w:hint="eastAsia"/>
          <w:rPrChange w:id="726" w:author="Administrator" w:date="2026-04-30T13:37:00Z">
            <w:rPr>
              <w:rFonts w:ascii="黑体" w:hAnsi="黑体" w:hint="eastAsia"/>
              <w:b w:val="0"/>
              <w:szCs w:val="24"/>
            </w:rPr>
          </w:rPrChange>
        </w:rPr>
        <w:t>3.4</w:t>
      </w:r>
      <w:r w:rsidRPr="00427A71">
        <w:rPr>
          <w:rFonts w:hint="eastAsia"/>
          <w:rPrChange w:id="727" w:author="Administrator" w:date="2026-04-30T13:37:00Z">
            <w:rPr>
              <w:rFonts w:ascii="黑体" w:hAnsi="黑体" w:hint="eastAsia"/>
              <w:b w:val="0"/>
              <w:szCs w:val="24"/>
            </w:rPr>
          </w:rPrChange>
        </w:rPr>
        <w:t>系统软硬件运行环境</w:t>
      </w:r>
      <w:bookmarkEnd w:id="725"/>
    </w:p>
    <w:p w14:paraId="06BB586A" w14:textId="77777777" w:rsidR="00536B9D" w:rsidRDefault="00BD1B67">
      <w:pPr>
        <w:pStyle w:val="61"/>
        <w:spacing w:before="120"/>
        <w:pPrChange w:id="728" w:author="Administrator" w:date="2026-04-30T14:01:00Z">
          <w:pPr>
            <w:adjustRightInd w:val="0"/>
            <w:snapToGrid w:val="0"/>
            <w:ind w:firstLine="480"/>
          </w:pPr>
        </w:pPrChange>
      </w:pPr>
      <w:r w:rsidRPr="0035336D">
        <w:t>表 3-1 系统非功能性量化指标约束表</w:t>
      </w:r>
    </w:p>
    <w:tbl>
      <w:tblPr>
        <w:tblW w:w="5000" w:type="pct"/>
        <w:tblBorders>
          <w:top w:val="single" w:sz="12" w:space="0" w:color="auto"/>
          <w:bottom w:val="single" w:sz="12" w:space="0" w:color="auto"/>
        </w:tblBorders>
        <w:tblLook w:val="04A0" w:firstRow="1" w:lastRow="0" w:firstColumn="1" w:lastColumn="0" w:noHBand="0" w:noVBand="1"/>
        <w:tblPrChange w:id="729" w:author="Administrator" w:date="2026-04-30T14:09:00Z">
          <w:tblPr>
            <w:tblW w:w="0" w:type="auto"/>
            <w:tblBorders>
              <w:top w:val="single" w:sz="12" w:space="0" w:color="auto"/>
              <w:bottom w:val="single" w:sz="12" w:space="0" w:color="auto"/>
            </w:tblBorders>
            <w:tblLook w:val="04A0" w:firstRow="1" w:lastRow="0" w:firstColumn="1" w:lastColumn="0" w:noHBand="0" w:noVBand="1"/>
          </w:tblPr>
        </w:tblPrChange>
      </w:tblPr>
      <w:tblGrid>
        <w:gridCol w:w="2392"/>
        <w:gridCol w:w="2392"/>
        <w:gridCol w:w="2393"/>
        <w:gridCol w:w="2393"/>
        <w:tblGridChange w:id="730">
          <w:tblGrid>
            <w:gridCol w:w="2337"/>
            <w:gridCol w:w="55"/>
            <w:gridCol w:w="2282"/>
            <w:gridCol w:w="110"/>
            <w:gridCol w:w="2228"/>
            <w:gridCol w:w="165"/>
            <w:gridCol w:w="2173"/>
            <w:gridCol w:w="220"/>
          </w:tblGrid>
        </w:tblGridChange>
      </w:tblGrid>
      <w:tr w:rsidR="00BD1B67" w:rsidRPr="0035336D" w14:paraId="2B858A16" w14:textId="77777777" w:rsidTr="00C62AB0">
        <w:trPr>
          <w:trPrChange w:id="731" w:author="Administrator" w:date="2026-04-30T14:09:00Z">
            <w:trPr>
              <w:gridAfter w:val="0"/>
            </w:trPr>
          </w:trPrChange>
        </w:trPr>
        <w:tc>
          <w:tcPr>
            <w:tcW w:w="1250" w:type="pct"/>
            <w:tcBorders>
              <w:top w:val="single" w:sz="12" w:space="0" w:color="auto"/>
              <w:bottom w:val="single" w:sz="4" w:space="0" w:color="auto"/>
            </w:tcBorders>
            <w:vAlign w:val="center"/>
            <w:tcPrChange w:id="732" w:author="Administrator" w:date="2026-04-30T14:09:00Z">
              <w:tcPr>
                <w:tcW w:w="2337" w:type="dxa"/>
                <w:tcBorders>
                  <w:top w:val="single" w:sz="12" w:space="0" w:color="auto"/>
                  <w:bottom w:val="single" w:sz="4" w:space="0" w:color="auto"/>
                </w:tcBorders>
                <w:vAlign w:val="center"/>
              </w:tcPr>
            </w:tcPrChange>
          </w:tcPr>
          <w:p w14:paraId="5C3B97DF" w14:textId="77777777" w:rsidR="00536B9D" w:rsidRDefault="00BD1B67">
            <w:pPr>
              <w:adjustRightInd w:val="0"/>
              <w:ind w:firstLine="482"/>
              <w:jc w:val="center"/>
              <w:pPrChange w:id="733" w:author="Administrator" w:date="2026-04-30T14:09:00Z">
                <w:pPr>
                  <w:adjustRightInd w:val="0"/>
                  <w:ind w:firstLine="482"/>
                </w:pPr>
              </w:pPrChange>
            </w:pPr>
            <w:r w:rsidRPr="0035336D">
              <w:rPr>
                <w:rStyle w:val="af7"/>
                <w:color w:val="1F1F1F"/>
              </w:rPr>
              <w:t>维度</w:t>
            </w:r>
          </w:p>
        </w:tc>
        <w:tc>
          <w:tcPr>
            <w:tcW w:w="1250" w:type="pct"/>
            <w:tcBorders>
              <w:top w:val="single" w:sz="12" w:space="0" w:color="auto"/>
              <w:bottom w:val="single" w:sz="4" w:space="0" w:color="auto"/>
            </w:tcBorders>
            <w:vAlign w:val="center"/>
            <w:tcPrChange w:id="734" w:author="Administrator" w:date="2026-04-30T14:09:00Z">
              <w:tcPr>
                <w:tcW w:w="2337" w:type="dxa"/>
                <w:gridSpan w:val="2"/>
                <w:tcBorders>
                  <w:top w:val="single" w:sz="12" w:space="0" w:color="auto"/>
                  <w:bottom w:val="single" w:sz="4" w:space="0" w:color="auto"/>
                </w:tcBorders>
                <w:vAlign w:val="center"/>
              </w:tcPr>
            </w:tcPrChange>
          </w:tcPr>
          <w:p w14:paraId="753E3D25" w14:textId="77777777" w:rsidR="00536B9D" w:rsidRDefault="00BD1B67">
            <w:pPr>
              <w:adjustRightInd w:val="0"/>
              <w:ind w:firstLine="482"/>
              <w:jc w:val="center"/>
              <w:pPrChange w:id="735" w:author="Administrator" w:date="2026-04-30T14:09:00Z">
                <w:pPr>
                  <w:adjustRightInd w:val="0"/>
                  <w:ind w:firstLine="482"/>
                </w:pPr>
              </w:pPrChange>
            </w:pPr>
            <w:r w:rsidRPr="0035336D">
              <w:rPr>
                <w:rStyle w:val="af7"/>
                <w:color w:val="1F1F1F"/>
              </w:rPr>
              <w:t>指标项</w:t>
            </w:r>
          </w:p>
        </w:tc>
        <w:tc>
          <w:tcPr>
            <w:tcW w:w="1250" w:type="pct"/>
            <w:tcBorders>
              <w:top w:val="single" w:sz="12" w:space="0" w:color="auto"/>
              <w:bottom w:val="single" w:sz="4" w:space="0" w:color="auto"/>
            </w:tcBorders>
            <w:vAlign w:val="center"/>
            <w:tcPrChange w:id="736" w:author="Administrator" w:date="2026-04-30T14:09:00Z">
              <w:tcPr>
                <w:tcW w:w="2338" w:type="dxa"/>
                <w:gridSpan w:val="2"/>
                <w:tcBorders>
                  <w:top w:val="single" w:sz="12" w:space="0" w:color="auto"/>
                  <w:bottom w:val="single" w:sz="4" w:space="0" w:color="auto"/>
                </w:tcBorders>
                <w:vAlign w:val="center"/>
              </w:tcPr>
            </w:tcPrChange>
          </w:tcPr>
          <w:p w14:paraId="6FBCAD4C" w14:textId="77777777" w:rsidR="00536B9D" w:rsidRDefault="00BD1B67">
            <w:pPr>
              <w:adjustRightInd w:val="0"/>
              <w:ind w:firstLine="482"/>
              <w:jc w:val="center"/>
              <w:pPrChange w:id="737" w:author="Administrator" w:date="2026-04-30T14:09:00Z">
                <w:pPr>
                  <w:adjustRightInd w:val="0"/>
                  <w:ind w:firstLine="482"/>
                </w:pPr>
              </w:pPrChange>
            </w:pPr>
            <w:r w:rsidRPr="0035336D">
              <w:rPr>
                <w:rStyle w:val="af7"/>
                <w:color w:val="1F1F1F"/>
              </w:rPr>
              <w:t>约束目标</w:t>
            </w:r>
          </w:p>
        </w:tc>
        <w:tc>
          <w:tcPr>
            <w:tcW w:w="1250" w:type="pct"/>
            <w:tcBorders>
              <w:top w:val="single" w:sz="12" w:space="0" w:color="auto"/>
              <w:bottom w:val="single" w:sz="4" w:space="0" w:color="auto"/>
            </w:tcBorders>
            <w:vAlign w:val="center"/>
            <w:tcPrChange w:id="738" w:author="Administrator" w:date="2026-04-30T14:09:00Z">
              <w:tcPr>
                <w:tcW w:w="2338" w:type="dxa"/>
                <w:gridSpan w:val="2"/>
                <w:tcBorders>
                  <w:top w:val="single" w:sz="12" w:space="0" w:color="auto"/>
                  <w:bottom w:val="single" w:sz="4" w:space="0" w:color="auto"/>
                </w:tcBorders>
                <w:vAlign w:val="center"/>
              </w:tcPr>
            </w:tcPrChange>
          </w:tcPr>
          <w:p w14:paraId="34513C5D" w14:textId="77777777" w:rsidR="00536B9D" w:rsidRDefault="00BD1B67">
            <w:pPr>
              <w:adjustRightInd w:val="0"/>
              <w:ind w:firstLine="482"/>
              <w:jc w:val="center"/>
              <w:pPrChange w:id="739" w:author="Administrator" w:date="2026-04-30T14:09:00Z">
                <w:pPr>
                  <w:adjustRightInd w:val="0"/>
                  <w:ind w:firstLine="482"/>
                </w:pPr>
              </w:pPrChange>
            </w:pPr>
            <w:r w:rsidRPr="0035336D">
              <w:rPr>
                <w:rStyle w:val="af7"/>
                <w:color w:val="1F1F1F"/>
              </w:rPr>
              <w:t>对应实证章节</w:t>
            </w:r>
          </w:p>
        </w:tc>
      </w:tr>
      <w:tr w:rsidR="00BD1B67" w:rsidRPr="0035336D" w14:paraId="0724BA8B" w14:textId="77777777" w:rsidTr="00C62AB0">
        <w:trPr>
          <w:trPrChange w:id="740" w:author="Administrator" w:date="2026-04-30T14:09:00Z">
            <w:trPr>
              <w:gridAfter w:val="0"/>
            </w:trPr>
          </w:trPrChange>
        </w:trPr>
        <w:tc>
          <w:tcPr>
            <w:tcW w:w="1250" w:type="pct"/>
            <w:tcBorders>
              <w:top w:val="single" w:sz="4" w:space="0" w:color="auto"/>
            </w:tcBorders>
            <w:vAlign w:val="center"/>
            <w:tcPrChange w:id="741" w:author="Administrator" w:date="2026-04-30T14:09:00Z">
              <w:tcPr>
                <w:tcW w:w="2337" w:type="dxa"/>
                <w:tcBorders>
                  <w:top w:val="single" w:sz="4" w:space="0" w:color="auto"/>
                </w:tcBorders>
                <w:vAlign w:val="center"/>
              </w:tcPr>
            </w:tcPrChange>
          </w:tcPr>
          <w:p w14:paraId="3D0F40B7" w14:textId="77777777" w:rsidR="00536B9D" w:rsidRDefault="00BD1B67">
            <w:pPr>
              <w:adjustRightInd w:val="0"/>
              <w:ind w:firstLine="482"/>
              <w:jc w:val="center"/>
              <w:pPrChange w:id="742" w:author="Administrator" w:date="2026-04-30T14:09:00Z">
                <w:pPr>
                  <w:adjustRightInd w:val="0"/>
                  <w:ind w:firstLine="482"/>
                </w:pPr>
              </w:pPrChange>
            </w:pPr>
            <w:r w:rsidRPr="0035336D">
              <w:rPr>
                <w:b/>
                <w:bCs/>
                <w:color w:val="1F1F1F"/>
              </w:rPr>
              <w:t>算法效能</w:t>
            </w:r>
          </w:p>
        </w:tc>
        <w:tc>
          <w:tcPr>
            <w:tcW w:w="1250" w:type="pct"/>
            <w:tcBorders>
              <w:top w:val="single" w:sz="4" w:space="0" w:color="auto"/>
            </w:tcBorders>
            <w:vAlign w:val="center"/>
            <w:tcPrChange w:id="743" w:author="Administrator" w:date="2026-04-30T14:09:00Z">
              <w:tcPr>
                <w:tcW w:w="2337" w:type="dxa"/>
                <w:gridSpan w:val="2"/>
                <w:tcBorders>
                  <w:top w:val="single" w:sz="4" w:space="0" w:color="auto"/>
                </w:tcBorders>
                <w:vAlign w:val="center"/>
              </w:tcPr>
            </w:tcPrChange>
          </w:tcPr>
          <w:p w14:paraId="0D327457" w14:textId="77777777" w:rsidR="00536B9D" w:rsidRDefault="00BD1B67">
            <w:pPr>
              <w:adjustRightInd w:val="0"/>
              <w:ind w:firstLine="480"/>
              <w:jc w:val="center"/>
              <w:pPrChange w:id="744" w:author="Administrator" w:date="2026-04-30T14:09:00Z">
                <w:pPr>
                  <w:adjustRightInd w:val="0"/>
                  <w:ind w:firstLine="480"/>
                </w:pPr>
              </w:pPrChange>
            </w:pPr>
            <w:r w:rsidRPr="0035336D">
              <w:rPr>
                <w:rFonts w:eastAsia="sans-serif"/>
                <w:color w:val="1F1F1F"/>
              </w:rPr>
              <w:t xml:space="preserve">Top-3 </w:t>
            </w:r>
            <w:r w:rsidRPr="0035336D">
              <w:rPr>
                <w:color w:val="1F1F1F"/>
              </w:rPr>
              <w:t>命中率</w:t>
            </w:r>
            <w:r w:rsidRPr="0035336D">
              <w:rPr>
                <w:rFonts w:eastAsia="sans-serif"/>
                <w:color w:val="1F1F1F"/>
              </w:rPr>
              <w:t xml:space="preserve"> (Hit-Rate@3)</w:t>
            </w:r>
          </w:p>
        </w:tc>
        <w:tc>
          <w:tcPr>
            <w:tcW w:w="1250" w:type="pct"/>
            <w:tcBorders>
              <w:top w:val="single" w:sz="4" w:space="0" w:color="auto"/>
            </w:tcBorders>
            <w:vAlign w:val="center"/>
            <w:tcPrChange w:id="745" w:author="Administrator" w:date="2026-04-30T14:09:00Z">
              <w:tcPr>
                <w:tcW w:w="2338" w:type="dxa"/>
                <w:gridSpan w:val="2"/>
                <w:tcBorders>
                  <w:top w:val="single" w:sz="4" w:space="0" w:color="auto"/>
                </w:tcBorders>
                <w:vAlign w:val="center"/>
              </w:tcPr>
            </w:tcPrChange>
          </w:tcPr>
          <w:p w14:paraId="63A5E87F" w14:textId="77777777" w:rsidR="00536B9D" w:rsidRDefault="00BD1B67">
            <w:pPr>
              <w:adjustRightInd w:val="0"/>
              <w:ind w:firstLine="480"/>
              <w:jc w:val="center"/>
              <w:pPrChange w:id="746" w:author="Administrator" w:date="2026-04-30T14:09:00Z">
                <w:pPr>
                  <w:adjustRightInd w:val="0"/>
                  <w:ind w:firstLine="480"/>
                </w:pPr>
              </w:pPrChange>
            </w:pPr>
            <w:r w:rsidRPr="0035336D">
              <w:rPr>
                <w:rFonts w:eastAsia="sans-serif"/>
                <w:color w:val="1F1F1F"/>
              </w:rPr>
              <w:t>≥ 85%</w:t>
            </w:r>
          </w:p>
        </w:tc>
        <w:tc>
          <w:tcPr>
            <w:tcW w:w="1250" w:type="pct"/>
            <w:tcBorders>
              <w:top w:val="single" w:sz="4" w:space="0" w:color="auto"/>
            </w:tcBorders>
            <w:vAlign w:val="center"/>
            <w:tcPrChange w:id="747" w:author="Administrator" w:date="2026-04-30T14:09:00Z">
              <w:tcPr>
                <w:tcW w:w="2338" w:type="dxa"/>
                <w:gridSpan w:val="2"/>
                <w:tcBorders>
                  <w:top w:val="single" w:sz="4" w:space="0" w:color="auto"/>
                </w:tcBorders>
                <w:vAlign w:val="center"/>
              </w:tcPr>
            </w:tcPrChange>
          </w:tcPr>
          <w:p w14:paraId="6ED5477F" w14:textId="77777777" w:rsidR="00536B9D" w:rsidRDefault="00BD1B67">
            <w:pPr>
              <w:adjustRightInd w:val="0"/>
              <w:ind w:firstLine="480"/>
              <w:jc w:val="center"/>
              <w:pPrChange w:id="748" w:author="Administrator" w:date="2026-04-30T14:09:00Z">
                <w:pPr>
                  <w:adjustRightInd w:val="0"/>
                  <w:ind w:firstLine="480"/>
                </w:pPr>
              </w:pPrChange>
            </w:pPr>
            <w:r w:rsidRPr="0035336D">
              <w:rPr>
                <w:color w:val="1F1F1F"/>
              </w:rPr>
              <w:t>第</w:t>
            </w:r>
            <w:r w:rsidRPr="0035336D">
              <w:rPr>
                <w:rFonts w:eastAsia="sans-serif"/>
                <w:color w:val="1F1F1F"/>
              </w:rPr>
              <w:t xml:space="preserve"> 6.1 </w:t>
            </w:r>
            <w:r w:rsidRPr="0035336D">
              <w:rPr>
                <w:color w:val="1F1F1F"/>
              </w:rPr>
              <w:t>节</w:t>
            </w:r>
          </w:p>
        </w:tc>
      </w:tr>
      <w:tr w:rsidR="00BD1B67" w:rsidRPr="0035336D" w14:paraId="2593DE63" w14:textId="77777777" w:rsidTr="00C62AB0">
        <w:trPr>
          <w:trPrChange w:id="749" w:author="Administrator" w:date="2026-04-30T14:09:00Z">
            <w:trPr>
              <w:gridAfter w:val="0"/>
            </w:trPr>
          </w:trPrChange>
        </w:trPr>
        <w:tc>
          <w:tcPr>
            <w:tcW w:w="1250" w:type="pct"/>
            <w:vAlign w:val="center"/>
            <w:tcPrChange w:id="750" w:author="Administrator" w:date="2026-04-30T14:09:00Z">
              <w:tcPr>
                <w:tcW w:w="2337" w:type="dxa"/>
                <w:vAlign w:val="center"/>
              </w:tcPr>
            </w:tcPrChange>
          </w:tcPr>
          <w:p w14:paraId="27150D16" w14:textId="77777777" w:rsidR="00536B9D" w:rsidRDefault="00BD1B67">
            <w:pPr>
              <w:adjustRightInd w:val="0"/>
              <w:ind w:firstLine="482"/>
              <w:jc w:val="center"/>
              <w:pPrChange w:id="751" w:author="Administrator" w:date="2026-04-30T14:09:00Z">
                <w:pPr>
                  <w:adjustRightInd w:val="0"/>
                  <w:ind w:firstLine="482"/>
                </w:pPr>
              </w:pPrChange>
            </w:pPr>
            <w:r w:rsidRPr="0035336D">
              <w:rPr>
                <w:b/>
                <w:bCs/>
                <w:color w:val="1F1F1F"/>
              </w:rPr>
              <w:t>响应速度</w:t>
            </w:r>
          </w:p>
        </w:tc>
        <w:tc>
          <w:tcPr>
            <w:tcW w:w="1250" w:type="pct"/>
            <w:vAlign w:val="center"/>
            <w:tcPrChange w:id="752" w:author="Administrator" w:date="2026-04-30T14:09:00Z">
              <w:tcPr>
                <w:tcW w:w="2337" w:type="dxa"/>
                <w:gridSpan w:val="2"/>
                <w:vAlign w:val="center"/>
              </w:tcPr>
            </w:tcPrChange>
          </w:tcPr>
          <w:p w14:paraId="6DA3CD5F" w14:textId="77777777" w:rsidR="00536B9D" w:rsidRDefault="00BD1B67">
            <w:pPr>
              <w:adjustRightInd w:val="0"/>
              <w:ind w:firstLine="480"/>
              <w:jc w:val="center"/>
              <w:pPrChange w:id="753" w:author="Administrator" w:date="2026-04-30T14:09:00Z">
                <w:pPr>
                  <w:adjustRightInd w:val="0"/>
                  <w:ind w:firstLine="480"/>
                </w:pPr>
              </w:pPrChange>
            </w:pPr>
            <w:r w:rsidRPr="0035336D">
              <w:rPr>
                <w:color w:val="1F1F1F"/>
              </w:rPr>
              <w:t>首字返回延迟</w:t>
            </w:r>
            <w:r w:rsidRPr="0035336D">
              <w:rPr>
                <w:rFonts w:eastAsia="sans-serif"/>
                <w:color w:val="1F1F1F"/>
              </w:rPr>
              <w:t xml:space="preserve"> (TTFT)</w:t>
            </w:r>
          </w:p>
        </w:tc>
        <w:tc>
          <w:tcPr>
            <w:tcW w:w="1250" w:type="pct"/>
            <w:vAlign w:val="center"/>
            <w:tcPrChange w:id="754" w:author="Administrator" w:date="2026-04-30T14:09:00Z">
              <w:tcPr>
                <w:tcW w:w="2338" w:type="dxa"/>
                <w:gridSpan w:val="2"/>
                <w:vAlign w:val="center"/>
              </w:tcPr>
            </w:tcPrChange>
          </w:tcPr>
          <w:p w14:paraId="400AA12F" w14:textId="77777777" w:rsidR="00536B9D" w:rsidRDefault="00BD1B67">
            <w:pPr>
              <w:adjustRightInd w:val="0"/>
              <w:ind w:firstLine="480"/>
              <w:jc w:val="center"/>
              <w:pPrChange w:id="755" w:author="Administrator" w:date="2026-04-30T14:09:00Z">
                <w:pPr>
                  <w:adjustRightInd w:val="0"/>
                  <w:ind w:firstLine="480"/>
                </w:pPr>
              </w:pPrChange>
            </w:pPr>
            <w:r w:rsidRPr="0035336D">
              <w:rPr>
                <w:rFonts w:eastAsia="sans-serif"/>
                <w:color w:val="1F1F1F"/>
              </w:rPr>
              <w:t xml:space="preserve">&lt; 3 </w:t>
            </w:r>
            <w:r w:rsidRPr="0035336D">
              <w:rPr>
                <w:color w:val="1F1F1F"/>
              </w:rPr>
              <w:t>秒</w:t>
            </w:r>
          </w:p>
        </w:tc>
        <w:tc>
          <w:tcPr>
            <w:tcW w:w="1250" w:type="pct"/>
            <w:vAlign w:val="center"/>
            <w:tcPrChange w:id="756" w:author="Administrator" w:date="2026-04-30T14:09:00Z">
              <w:tcPr>
                <w:tcW w:w="2338" w:type="dxa"/>
                <w:gridSpan w:val="2"/>
                <w:vAlign w:val="center"/>
              </w:tcPr>
            </w:tcPrChange>
          </w:tcPr>
          <w:p w14:paraId="72D662A9" w14:textId="77777777" w:rsidR="00536B9D" w:rsidRDefault="00BD1B67">
            <w:pPr>
              <w:adjustRightInd w:val="0"/>
              <w:ind w:firstLine="480"/>
              <w:jc w:val="center"/>
              <w:pPrChange w:id="757" w:author="Administrator" w:date="2026-04-30T14:09:00Z">
                <w:pPr>
                  <w:adjustRightInd w:val="0"/>
                  <w:ind w:firstLine="480"/>
                </w:pPr>
              </w:pPrChange>
            </w:pPr>
            <w:r w:rsidRPr="0035336D">
              <w:rPr>
                <w:color w:val="1F1F1F"/>
              </w:rPr>
              <w:t>第</w:t>
            </w:r>
            <w:r w:rsidRPr="0035336D">
              <w:rPr>
                <w:rFonts w:eastAsia="sans-serif"/>
                <w:color w:val="1F1F1F"/>
              </w:rPr>
              <w:t xml:space="preserve"> 6.2 </w:t>
            </w:r>
            <w:r w:rsidRPr="0035336D">
              <w:rPr>
                <w:color w:val="1F1F1F"/>
              </w:rPr>
              <w:t>节</w:t>
            </w:r>
          </w:p>
        </w:tc>
      </w:tr>
      <w:tr w:rsidR="00BD1B67" w:rsidRPr="0035336D" w14:paraId="37B239A4" w14:textId="77777777" w:rsidTr="00C62AB0">
        <w:trPr>
          <w:trPrChange w:id="758" w:author="Administrator" w:date="2026-04-30T14:09:00Z">
            <w:trPr>
              <w:gridAfter w:val="0"/>
            </w:trPr>
          </w:trPrChange>
        </w:trPr>
        <w:tc>
          <w:tcPr>
            <w:tcW w:w="1250" w:type="pct"/>
            <w:vAlign w:val="center"/>
            <w:tcPrChange w:id="759" w:author="Administrator" w:date="2026-04-30T14:09:00Z">
              <w:tcPr>
                <w:tcW w:w="2337" w:type="dxa"/>
                <w:vAlign w:val="center"/>
              </w:tcPr>
            </w:tcPrChange>
          </w:tcPr>
          <w:p w14:paraId="34C75282" w14:textId="77777777" w:rsidR="00536B9D" w:rsidRDefault="00BD1B67">
            <w:pPr>
              <w:adjustRightInd w:val="0"/>
              <w:ind w:firstLine="482"/>
              <w:jc w:val="center"/>
              <w:pPrChange w:id="760" w:author="Administrator" w:date="2026-04-30T14:09:00Z">
                <w:pPr>
                  <w:adjustRightInd w:val="0"/>
                  <w:ind w:firstLine="482"/>
                </w:pPr>
              </w:pPrChange>
            </w:pPr>
            <w:r w:rsidRPr="0035336D">
              <w:rPr>
                <w:b/>
                <w:bCs/>
                <w:color w:val="1F1F1F"/>
              </w:rPr>
              <w:t>安全性</w:t>
            </w:r>
          </w:p>
        </w:tc>
        <w:tc>
          <w:tcPr>
            <w:tcW w:w="1250" w:type="pct"/>
            <w:vAlign w:val="center"/>
            <w:tcPrChange w:id="761" w:author="Administrator" w:date="2026-04-30T14:09:00Z">
              <w:tcPr>
                <w:tcW w:w="2337" w:type="dxa"/>
                <w:gridSpan w:val="2"/>
                <w:vAlign w:val="center"/>
              </w:tcPr>
            </w:tcPrChange>
          </w:tcPr>
          <w:p w14:paraId="5DB51732" w14:textId="77777777" w:rsidR="00536B9D" w:rsidRDefault="00BD1B67">
            <w:pPr>
              <w:adjustRightInd w:val="0"/>
              <w:ind w:firstLine="480"/>
              <w:jc w:val="center"/>
              <w:pPrChange w:id="762" w:author="Administrator" w:date="2026-04-30T14:09:00Z">
                <w:pPr>
                  <w:adjustRightInd w:val="0"/>
                  <w:ind w:firstLine="480"/>
                </w:pPr>
              </w:pPrChange>
            </w:pPr>
            <w:r w:rsidRPr="0035336D">
              <w:rPr>
                <w:color w:val="1F1F1F"/>
              </w:rPr>
              <w:t>幻觉拦截率</w:t>
            </w:r>
            <w:r w:rsidRPr="0035336D">
              <w:rPr>
                <w:rFonts w:eastAsia="sans-serif"/>
                <w:color w:val="1F1F1F"/>
              </w:rPr>
              <w:t xml:space="preserve"> (</w:t>
            </w:r>
            <w:r w:rsidRPr="0035336D">
              <w:rPr>
                <w:color w:val="1F1F1F"/>
              </w:rPr>
              <w:t>无资料拒答率</w:t>
            </w:r>
            <w:r w:rsidRPr="0035336D">
              <w:rPr>
                <w:rFonts w:eastAsia="sans-serif"/>
                <w:color w:val="1F1F1F"/>
              </w:rPr>
              <w:t>)</w:t>
            </w:r>
          </w:p>
        </w:tc>
        <w:tc>
          <w:tcPr>
            <w:tcW w:w="1250" w:type="pct"/>
            <w:vAlign w:val="center"/>
            <w:tcPrChange w:id="763" w:author="Administrator" w:date="2026-04-30T14:09:00Z">
              <w:tcPr>
                <w:tcW w:w="2338" w:type="dxa"/>
                <w:gridSpan w:val="2"/>
                <w:vAlign w:val="center"/>
              </w:tcPr>
            </w:tcPrChange>
          </w:tcPr>
          <w:p w14:paraId="0747CE6E" w14:textId="77777777" w:rsidR="00536B9D" w:rsidRDefault="00BD1B67">
            <w:pPr>
              <w:adjustRightInd w:val="0"/>
              <w:ind w:firstLine="480"/>
              <w:jc w:val="center"/>
              <w:pPrChange w:id="764" w:author="Administrator" w:date="2026-04-30T14:09:00Z">
                <w:pPr>
                  <w:adjustRightInd w:val="0"/>
                  <w:ind w:firstLine="480"/>
                </w:pPr>
              </w:pPrChange>
            </w:pPr>
            <w:r w:rsidRPr="0035336D">
              <w:rPr>
                <w:rFonts w:eastAsia="sans-serif"/>
                <w:color w:val="1F1F1F"/>
              </w:rPr>
              <w:t>100%</w:t>
            </w:r>
          </w:p>
        </w:tc>
        <w:tc>
          <w:tcPr>
            <w:tcW w:w="1250" w:type="pct"/>
            <w:vAlign w:val="center"/>
            <w:tcPrChange w:id="765" w:author="Administrator" w:date="2026-04-30T14:09:00Z">
              <w:tcPr>
                <w:tcW w:w="2338" w:type="dxa"/>
                <w:gridSpan w:val="2"/>
                <w:vAlign w:val="center"/>
              </w:tcPr>
            </w:tcPrChange>
          </w:tcPr>
          <w:p w14:paraId="68C70FB3" w14:textId="77777777" w:rsidR="00536B9D" w:rsidRDefault="00BD1B67">
            <w:pPr>
              <w:adjustRightInd w:val="0"/>
              <w:ind w:firstLine="480"/>
              <w:jc w:val="center"/>
              <w:pPrChange w:id="766" w:author="Administrator" w:date="2026-04-30T14:09:00Z">
                <w:pPr>
                  <w:adjustRightInd w:val="0"/>
                  <w:ind w:firstLine="480"/>
                </w:pPr>
              </w:pPrChange>
            </w:pPr>
            <w:r w:rsidRPr="0035336D">
              <w:rPr>
                <w:color w:val="1F1F1F"/>
              </w:rPr>
              <w:t>第</w:t>
            </w:r>
            <w:r w:rsidRPr="0035336D">
              <w:rPr>
                <w:rFonts w:eastAsia="sans-serif"/>
                <w:color w:val="1F1F1F"/>
              </w:rPr>
              <w:t xml:space="preserve"> 6.4 </w:t>
            </w:r>
            <w:r w:rsidRPr="0035336D">
              <w:rPr>
                <w:color w:val="1F1F1F"/>
              </w:rPr>
              <w:t>节</w:t>
            </w:r>
          </w:p>
        </w:tc>
      </w:tr>
    </w:tbl>
    <w:p w14:paraId="4B5A2CD5" w14:textId="77777777" w:rsidR="00536B9D" w:rsidRPr="00536B9D" w:rsidRDefault="00427A71">
      <w:pPr>
        <w:pStyle w:val="61"/>
        <w:spacing w:before="120"/>
        <w:rPr>
          <w:rPrChange w:id="767" w:author="Administrator" w:date="2026-04-30T14:01:00Z">
            <w:rPr>
              <w:rFonts w:ascii="Times New Roman" w:hAnsi="Times New Roman"/>
            </w:rPr>
          </w:rPrChange>
        </w:rPr>
        <w:pPrChange w:id="768" w:author="Administrator" w:date="2026-04-30T14:01:00Z">
          <w:pPr>
            <w:pStyle w:val="af0"/>
            <w:widowControl/>
            <w:adjustRightInd w:val="0"/>
            <w:snapToGrid w:val="0"/>
            <w:spacing w:beforeAutospacing="0" w:after="0" w:afterAutospacing="0" w:line="360" w:lineRule="auto"/>
          </w:pPr>
        </w:pPrChange>
      </w:pPr>
      <w:r w:rsidRPr="00427A71">
        <w:rPr>
          <w:rFonts w:hint="eastAsia"/>
          <w:rPrChange w:id="769" w:author="Administrator" w:date="2026-04-30T14:01:00Z">
            <w:rPr>
              <w:rFonts w:ascii="Times New Roman" w:hAnsi="Times New Roman" w:hint="eastAsia"/>
              <w:b/>
              <w:bCs/>
            </w:rPr>
          </w:rPrChange>
        </w:rPr>
        <w:t>表</w:t>
      </w:r>
      <w:r w:rsidRPr="00427A71">
        <w:rPr>
          <w:rPrChange w:id="770" w:author="Administrator" w:date="2026-04-30T14:01:00Z">
            <w:rPr>
              <w:rFonts w:ascii="Times New Roman" w:hAnsi="Times New Roman"/>
              <w:b/>
              <w:bCs/>
            </w:rPr>
          </w:rPrChange>
        </w:rPr>
        <w:t>3-2</w:t>
      </w:r>
      <w:r w:rsidRPr="00427A71">
        <w:rPr>
          <w:rFonts w:hint="eastAsia"/>
          <w:rPrChange w:id="771" w:author="Administrator" w:date="2026-04-30T14:01:00Z">
            <w:rPr>
              <w:rFonts w:ascii="Times New Roman" w:hAnsi="Times New Roman" w:hint="eastAsia"/>
              <w:b/>
              <w:bCs/>
            </w:rPr>
          </w:rPrChange>
        </w:rPr>
        <w:t>开发与运行环境配置表</w:t>
      </w:r>
    </w:p>
    <w:tbl>
      <w:tblPr>
        <w:tblW w:w="5000" w:type="pct"/>
        <w:tblLook w:val="04A0" w:firstRow="1" w:lastRow="0" w:firstColumn="1" w:lastColumn="0" w:noHBand="0" w:noVBand="1"/>
        <w:tblPrChange w:id="772" w:author="Administrator" w:date="2026-04-30T14:10:00Z">
          <w:tblPr>
            <w:tblW w:w="8587" w:type="dxa"/>
            <w:tblLook w:val="04A0" w:firstRow="1" w:lastRow="0" w:firstColumn="1" w:lastColumn="0" w:noHBand="0" w:noVBand="1"/>
          </w:tblPr>
        </w:tblPrChange>
      </w:tblPr>
      <w:tblGrid>
        <w:gridCol w:w="2378"/>
        <w:gridCol w:w="3684"/>
        <w:gridCol w:w="3508"/>
        <w:tblGridChange w:id="773">
          <w:tblGrid>
            <w:gridCol w:w="2378"/>
            <w:gridCol w:w="483"/>
            <w:gridCol w:w="2863"/>
            <w:gridCol w:w="338"/>
            <w:gridCol w:w="2525"/>
            <w:gridCol w:w="983"/>
          </w:tblGrid>
        </w:tblGridChange>
      </w:tblGrid>
      <w:tr w:rsidR="00BD1B67" w:rsidRPr="0035336D" w14:paraId="0CF86559" w14:textId="77777777" w:rsidTr="00C62AB0">
        <w:trPr>
          <w:trHeight w:val="90"/>
          <w:trPrChange w:id="774" w:author="Administrator" w:date="2026-04-30T14:10:00Z">
            <w:trPr>
              <w:gridAfter w:val="0"/>
              <w:trHeight w:val="90"/>
            </w:trPr>
          </w:trPrChange>
        </w:trPr>
        <w:tc>
          <w:tcPr>
            <w:tcW w:w="1242" w:type="pct"/>
            <w:tcBorders>
              <w:top w:val="single" w:sz="12" w:space="0" w:color="auto"/>
              <w:left w:val="nil"/>
              <w:bottom w:val="single" w:sz="6" w:space="0" w:color="auto"/>
              <w:right w:val="nil"/>
            </w:tcBorders>
            <w:tcPrChange w:id="775" w:author="Administrator" w:date="2026-04-30T14:10:00Z">
              <w:tcPr>
                <w:tcW w:w="2861" w:type="dxa"/>
                <w:gridSpan w:val="2"/>
                <w:tcBorders>
                  <w:top w:val="single" w:sz="12" w:space="0" w:color="auto"/>
                  <w:left w:val="nil"/>
                  <w:bottom w:val="single" w:sz="6" w:space="0" w:color="auto"/>
                  <w:right w:val="nil"/>
                </w:tcBorders>
              </w:tcPr>
            </w:tcPrChange>
          </w:tcPr>
          <w:p w14:paraId="5D76C291" w14:textId="77777777" w:rsidR="00BD1B67" w:rsidRPr="00C62AB0" w:rsidRDefault="00427A71" w:rsidP="00BD1B67">
            <w:pPr>
              <w:pStyle w:val="af0"/>
              <w:widowControl/>
              <w:adjustRightInd w:val="0"/>
              <w:spacing w:beforeAutospacing="0" w:after="0" w:afterAutospacing="0" w:line="360" w:lineRule="auto"/>
              <w:jc w:val="center"/>
              <w:rPr>
                <w:rFonts w:ascii="宋体" w:eastAsia="宋体" w:hAnsi="宋体"/>
                <w:b/>
                <w:rPrChange w:id="776" w:author="Administrator" w:date="2026-04-30T14:10:00Z">
                  <w:rPr>
                    <w:rFonts w:ascii="Times New Roman" w:eastAsia="微软雅黑" w:hAnsi="Times New Roman"/>
                  </w:rPr>
                </w:rPrChange>
              </w:rPr>
            </w:pPr>
            <w:r w:rsidRPr="00427A71">
              <w:rPr>
                <w:rFonts w:ascii="宋体" w:eastAsia="宋体" w:hAnsi="宋体" w:hint="eastAsia"/>
                <w:b/>
                <w:rPrChange w:id="777" w:author="Administrator" w:date="2026-04-30T14:10:00Z">
                  <w:rPr>
                    <w:rFonts w:ascii="Times New Roman" w:eastAsia="微软雅黑" w:hAnsi="Times New Roman" w:hint="eastAsia"/>
                  </w:rPr>
                </w:rPrChange>
              </w:rPr>
              <w:t>组件</w:t>
            </w:r>
          </w:p>
        </w:tc>
        <w:tc>
          <w:tcPr>
            <w:tcW w:w="1925" w:type="pct"/>
            <w:tcBorders>
              <w:top w:val="single" w:sz="12" w:space="0" w:color="auto"/>
              <w:left w:val="nil"/>
              <w:bottom w:val="single" w:sz="6" w:space="0" w:color="auto"/>
              <w:right w:val="nil"/>
            </w:tcBorders>
            <w:tcPrChange w:id="778" w:author="Administrator" w:date="2026-04-30T14:10:00Z">
              <w:tcPr>
                <w:tcW w:w="2863" w:type="dxa"/>
                <w:tcBorders>
                  <w:top w:val="single" w:sz="12" w:space="0" w:color="auto"/>
                  <w:left w:val="nil"/>
                  <w:bottom w:val="single" w:sz="6" w:space="0" w:color="auto"/>
                  <w:right w:val="nil"/>
                </w:tcBorders>
              </w:tcPr>
            </w:tcPrChange>
          </w:tcPr>
          <w:p w14:paraId="301310B0" w14:textId="77777777" w:rsidR="00BD1B67" w:rsidRPr="00C62AB0" w:rsidRDefault="00427A71" w:rsidP="00BD1B67">
            <w:pPr>
              <w:pStyle w:val="af0"/>
              <w:widowControl/>
              <w:adjustRightInd w:val="0"/>
              <w:spacing w:beforeAutospacing="0" w:after="0" w:afterAutospacing="0" w:line="360" w:lineRule="auto"/>
              <w:jc w:val="center"/>
              <w:rPr>
                <w:rFonts w:ascii="宋体" w:eastAsia="宋体" w:hAnsi="宋体"/>
                <w:b/>
                <w:rPrChange w:id="779" w:author="Administrator" w:date="2026-04-30T14:10:00Z">
                  <w:rPr>
                    <w:rFonts w:ascii="Times New Roman" w:eastAsia="微软雅黑" w:hAnsi="Times New Roman"/>
                  </w:rPr>
                </w:rPrChange>
              </w:rPr>
            </w:pPr>
            <w:r w:rsidRPr="00427A71">
              <w:rPr>
                <w:rFonts w:ascii="宋体" w:eastAsia="宋体" w:hAnsi="宋体" w:hint="eastAsia"/>
                <w:b/>
                <w:rPrChange w:id="780" w:author="Administrator" w:date="2026-04-30T14:10:00Z">
                  <w:rPr>
                    <w:rFonts w:ascii="Times New Roman" w:eastAsia="微软雅黑" w:hAnsi="Times New Roman" w:hint="eastAsia"/>
                  </w:rPr>
                </w:rPrChange>
              </w:rPr>
              <w:t>配置要求</w:t>
            </w:r>
          </w:p>
        </w:tc>
        <w:tc>
          <w:tcPr>
            <w:tcW w:w="1833" w:type="pct"/>
            <w:tcBorders>
              <w:top w:val="single" w:sz="12" w:space="0" w:color="auto"/>
              <w:left w:val="nil"/>
              <w:bottom w:val="single" w:sz="6" w:space="0" w:color="auto"/>
              <w:right w:val="nil"/>
            </w:tcBorders>
            <w:tcPrChange w:id="781" w:author="Administrator" w:date="2026-04-30T14:10:00Z">
              <w:tcPr>
                <w:tcW w:w="2863" w:type="dxa"/>
                <w:gridSpan w:val="2"/>
                <w:tcBorders>
                  <w:top w:val="single" w:sz="12" w:space="0" w:color="auto"/>
                  <w:left w:val="nil"/>
                  <w:bottom w:val="single" w:sz="6" w:space="0" w:color="auto"/>
                  <w:right w:val="nil"/>
                </w:tcBorders>
              </w:tcPr>
            </w:tcPrChange>
          </w:tcPr>
          <w:p w14:paraId="66740BDF" w14:textId="77777777" w:rsidR="00BD1B67" w:rsidRPr="00C62AB0" w:rsidRDefault="00427A71" w:rsidP="00BD1B67">
            <w:pPr>
              <w:pStyle w:val="af0"/>
              <w:widowControl/>
              <w:adjustRightInd w:val="0"/>
              <w:spacing w:beforeAutospacing="0" w:after="0" w:afterAutospacing="0" w:line="360" w:lineRule="auto"/>
              <w:jc w:val="center"/>
              <w:rPr>
                <w:rFonts w:ascii="宋体" w:eastAsia="宋体" w:hAnsi="宋体"/>
                <w:b/>
                <w:rPrChange w:id="782" w:author="Administrator" w:date="2026-04-30T14:10:00Z">
                  <w:rPr>
                    <w:rFonts w:ascii="Times New Roman" w:eastAsia="微软雅黑" w:hAnsi="Times New Roman"/>
                  </w:rPr>
                </w:rPrChange>
              </w:rPr>
            </w:pPr>
            <w:r w:rsidRPr="00427A71">
              <w:rPr>
                <w:rFonts w:ascii="宋体" w:eastAsia="宋体" w:hAnsi="宋体" w:hint="eastAsia"/>
                <w:b/>
                <w:rPrChange w:id="783" w:author="Administrator" w:date="2026-04-30T14:10:00Z">
                  <w:rPr>
                    <w:rFonts w:ascii="Times New Roman" w:eastAsia="微软雅黑" w:hAnsi="Times New Roman" w:hint="eastAsia"/>
                  </w:rPr>
                </w:rPrChange>
              </w:rPr>
              <w:t>备注</w:t>
            </w:r>
          </w:p>
        </w:tc>
      </w:tr>
      <w:tr w:rsidR="00BD1B67" w:rsidRPr="0035336D" w14:paraId="0568779F" w14:textId="77777777" w:rsidTr="00C62AB0">
        <w:trPr>
          <w:trPrChange w:id="784" w:author="Administrator" w:date="2026-04-30T14:10:00Z">
            <w:trPr>
              <w:gridAfter w:val="0"/>
            </w:trPr>
          </w:trPrChange>
        </w:trPr>
        <w:tc>
          <w:tcPr>
            <w:tcW w:w="1242" w:type="pct"/>
            <w:tcBorders>
              <w:top w:val="single" w:sz="6" w:space="0" w:color="auto"/>
              <w:left w:val="nil"/>
              <w:bottom w:val="nil"/>
              <w:right w:val="nil"/>
            </w:tcBorders>
            <w:tcPrChange w:id="785" w:author="Administrator" w:date="2026-04-30T14:10:00Z">
              <w:tcPr>
                <w:tcW w:w="2861" w:type="dxa"/>
                <w:gridSpan w:val="2"/>
                <w:tcBorders>
                  <w:top w:val="single" w:sz="6" w:space="0" w:color="auto"/>
                  <w:left w:val="nil"/>
                  <w:bottom w:val="nil"/>
                  <w:right w:val="nil"/>
                </w:tcBorders>
              </w:tcPr>
            </w:tcPrChange>
          </w:tcPr>
          <w:p w14:paraId="3054BA0F"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786" w:author="Administrator" w:date="2026-04-30T14:04:00Z">
                  <w:rPr>
                    <w:rFonts w:ascii="Times New Roman" w:eastAsia="微软雅黑" w:hAnsi="Times New Roman"/>
                  </w:rPr>
                </w:rPrChange>
              </w:rPr>
            </w:pPr>
            <w:r w:rsidRPr="00427A71">
              <w:rPr>
                <w:rFonts w:ascii="宋体" w:eastAsia="宋体" w:hAnsi="宋体" w:hint="eastAsia"/>
                <w:rPrChange w:id="787" w:author="Administrator" w:date="2026-04-30T14:04:00Z">
                  <w:rPr>
                    <w:rFonts w:ascii="Times New Roman" w:eastAsia="微软雅黑" w:hAnsi="Times New Roman" w:hint="eastAsia"/>
                  </w:rPr>
                </w:rPrChange>
              </w:rPr>
              <w:t>操作系统</w:t>
            </w:r>
          </w:p>
        </w:tc>
        <w:tc>
          <w:tcPr>
            <w:tcW w:w="1925" w:type="pct"/>
            <w:tcBorders>
              <w:top w:val="single" w:sz="6" w:space="0" w:color="auto"/>
              <w:left w:val="nil"/>
              <w:bottom w:val="nil"/>
              <w:right w:val="nil"/>
            </w:tcBorders>
            <w:tcPrChange w:id="788" w:author="Administrator" w:date="2026-04-30T14:10:00Z">
              <w:tcPr>
                <w:tcW w:w="2863" w:type="dxa"/>
                <w:tcBorders>
                  <w:top w:val="single" w:sz="6" w:space="0" w:color="auto"/>
                  <w:left w:val="nil"/>
                  <w:bottom w:val="nil"/>
                  <w:right w:val="nil"/>
                </w:tcBorders>
              </w:tcPr>
            </w:tcPrChange>
          </w:tcPr>
          <w:p w14:paraId="3D72AA2A"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789" w:author="Administrator" w:date="2026-04-30T14:04:00Z">
                  <w:rPr>
                    <w:rFonts w:ascii="Times New Roman" w:hAnsi="Times New Roman"/>
                  </w:rPr>
                </w:rPrChange>
              </w:rPr>
            </w:pPr>
            <w:r w:rsidRPr="00427A71">
              <w:rPr>
                <w:rFonts w:ascii="宋体" w:eastAsia="宋体" w:hAnsi="宋体"/>
                <w:color w:val="000000"/>
                <w:rPrChange w:id="790" w:author="Administrator" w:date="2026-04-30T14:04:00Z">
                  <w:rPr>
                    <w:rFonts w:ascii="Times New Roman" w:eastAsia="sans-serif" w:hAnsi="Times New Roman"/>
                    <w:color w:val="000000"/>
                  </w:rPr>
                </w:rPrChange>
              </w:rPr>
              <w:t>Windows11</w:t>
            </w:r>
          </w:p>
        </w:tc>
        <w:tc>
          <w:tcPr>
            <w:tcW w:w="1833" w:type="pct"/>
            <w:tcBorders>
              <w:top w:val="single" w:sz="6" w:space="0" w:color="auto"/>
              <w:left w:val="nil"/>
              <w:bottom w:val="nil"/>
              <w:right w:val="nil"/>
            </w:tcBorders>
            <w:tcPrChange w:id="791" w:author="Administrator" w:date="2026-04-30T14:10:00Z">
              <w:tcPr>
                <w:tcW w:w="2863" w:type="dxa"/>
                <w:gridSpan w:val="2"/>
                <w:tcBorders>
                  <w:top w:val="single" w:sz="6" w:space="0" w:color="auto"/>
                  <w:left w:val="nil"/>
                  <w:bottom w:val="nil"/>
                  <w:right w:val="nil"/>
                </w:tcBorders>
              </w:tcPr>
            </w:tcPrChange>
          </w:tcPr>
          <w:p w14:paraId="72F6E97E"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792" w:author="Administrator" w:date="2026-04-30T14:04:00Z">
                  <w:rPr>
                    <w:rFonts w:ascii="Times New Roman" w:eastAsia="微软雅黑" w:hAnsi="Times New Roman"/>
                  </w:rPr>
                </w:rPrChange>
              </w:rPr>
            </w:pPr>
            <w:r w:rsidRPr="00427A71">
              <w:rPr>
                <w:rFonts w:ascii="宋体" w:eastAsia="宋体" w:hAnsi="宋体" w:hint="eastAsia"/>
                <w:color w:val="000000"/>
                <w:rPrChange w:id="793" w:author="Administrator" w:date="2026-04-30T14:04:00Z">
                  <w:rPr>
                    <w:rFonts w:ascii="Times New Roman" w:eastAsia="宋体" w:hAnsi="Times New Roman" w:hint="eastAsia"/>
                    <w:color w:val="000000"/>
                  </w:rPr>
                </w:rPrChange>
              </w:rPr>
              <w:t>跨平台支持</w:t>
            </w:r>
          </w:p>
        </w:tc>
      </w:tr>
      <w:tr w:rsidR="00BD1B67" w:rsidRPr="0035336D" w14:paraId="1D054090" w14:textId="77777777" w:rsidTr="00C62AB0">
        <w:trPr>
          <w:trPrChange w:id="794" w:author="Administrator" w:date="2026-04-30T14:10:00Z">
            <w:trPr>
              <w:gridAfter w:val="0"/>
            </w:trPr>
          </w:trPrChange>
        </w:trPr>
        <w:tc>
          <w:tcPr>
            <w:tcW w:w="1242" w:type="pct"/>
            <w:tcBorders>
              <w:top w:val="nil"/>
              <w:left w:val="nil"/>
              <w:bottom w:val="nil"/>
              <w:right w:val="nil"/>
            </w:tcBorders>
            <w:tcPrChange w:id="795" w:author="Administrator" w:date="2026-04-30T14:10:00Z">
              <w:tcPr>
                <w:tcW w:w="2861" w:type="dxa"/>
                <w:gridSpan w:val="2"/>
                <w:tcBorders>
                  <w:top w:val="nil"/>
                  <w:left w:val="nil"/>
                  <w:bottom w:val="nil"/>
                  <w:right w:val="nil"/>
                </w:tcBorders>
              </w:tcPr>
            </w:tcPrChange>
          </w:tcPr>
          <w:p w14:paraId="13C1B128"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796" w:author="Administrator" w:date="2026-04-30T14:04:00Z">
                  <w:rPr>
                    <w:rFonts w:ascii="Times New Roman" w:eastAsia="微软雅黑" w:hAnsi="Times New Roman"/>
                  </w:rPr>
                </w:rPrChange>
              </w:rPr>
            </w:pPr>
            <w:r w:rsidRPr="00427A71">
              <w:rPr>
                <w:rFonts w:ascii="宋体" w:eastAsia="宋体" w:hAnsi="宋体" w:hint="eastAsia"/>
                <w:rPrChange w:id="797" w:author="Administrator" w:date="2026-04-30T14:04:00Z">
                  <w:rPr>
                    <w:rFonts w:ascii="Times New Roman" w:eastAsia="微软雅黑" w:hAnsi="Times New Roman" w:hint="eastAsia"/>
                  </w:rPr>
                </w:rPrChange>
              </w:rPr>
              <w:t>处理器</w:t>
            </w:r>
          </w:p>
        </w:tc>
        <w:tc>
          <w:tcPr>
            <w:tcW w:w="1925" w:type="pct"/>
            <w:tcBorders>
              <w:top w:val="nil"/>
              <w:left w:val="nil"/>
              <w:bottom w:val="nil"/>
              <w:right w:val="nil"/>
            </w:tcBorders>
            <w:tcPrChange w:id="798" w:author="Administrator" w:date="2026-04-30T14:10:00Z">
              <w:tcPr>
                <w:tcW w:w="2863" w:type="dxa"/>
                <w:tcBorders>
                  <w:top w:val="nil"/>
                  <w:left w:val="nil"/>
                  <w:bottom w:val="nil"/>
                  <w:right w:val="nil"/>
                </w:tcBorders>
              </w:tcPr>
            </w:tcPrChange>
          </w:tcPr>
          <w:p w14:paraId="08B60D52"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799" w:author="Administrator" w:date="2026-04-30T14:04:00Z">
                  <w:rPr>
                    <w:rFonts w:ascii="Times New Roman" w:eastAsia="微软雅黑" w:hAnsi="Times New Roman"/>
                  </w:rPr>
                </w:rPrChange>
              </w:rPr>
            </w:pPr>
            <w:r w:rsidRPr="00427A71">
              <w:rPr>
                <w:rFonts w:ascii="宋体" w:eastAsia="宋体" w:hAnsi="宋体"/>
                <w:color w:val="000000"/>
                <w:rPrChange w:id="800" w:author="Administrator" w:date="2026-04-30T14:04:00Z">
                  <w:rPr>
                    <w:rFonts w:ascii="Times New Roman" w:eastAsia="sans-serif" w:hAnsi="Times New Roman"/>
                    <w:color w:val="000000"/>
                  </w:rPr>
                </w:rPrChange>
              </w:rPr>
              <w:t>11th Gen Intel(R) Core(TM) i5-1155G7</w:t>
            </w:r>
          </w:p>
        </w:tc>
        <w:tc>
          <w:tcPr>
            <w:tcW w:w="1833" w:type="pct"/>
            <w:tcBorders>
              <w:top w:val="nil"/>
              <w:left w:val="nil"/>
              <w:bottom w:val="nil"/>
              <w:right w:val="nil"/>
            </w:tcBorders>
            <w:tcPrChange w:id="801" w:author="Administrator" w:date="2026-04-30T14:10:00Z">
              <w:tcPr>
                <w:tcW w:w="2863" w:type="dxa"/>
                <w:gridSpan w:val="2"/>
                <w:tcBorders>
                  <w:top w:val="nil"/>
                  <w:left w:val="nil"/>
                  <w:bottom w:val="nil"/>
                  <w:right w:val="nil"/>
                </w:tcBorders>
              </w:tcPr>
            </w:tcPrChange>
          </w:tcPr>
          <w:p w14:paraId="4B29C8B2"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02" w:author="Administrator" w:date="2026-04-30T14:04:00Z">
                  <w:rPr>
                    <w:rFonts w:ascii="Times New Roman" w:eastAsia="微软雅黑" w:hAnsi="Times New Roman"/>
                  </w:rPr>
                </w:rPrChange>
              </w:rPr>
            </w:pPr>
            <w:r w:rsidRPr="00427A71">
              <w:rPr>
                <w:rFonts w:ascii="宋体" w:eastAsia="宋体" w:hAnsi="宋体" w:hint="eastAsia"/>
                <w:color w:val="000000"/>
                <w:rPrChange w:id="803" w:author="Administrator" w:date="2026-04-30T14:04:00Z">
                  <w:rPr>
                    <w:rFonts w:ascii="Times New Roman" w:eastAsia="宋体" w:hAnsi="Times New Roman" w:hint="eastAsia"/>
                    <w:color w:val="000000"/>
                  </w:rPr>
                </w:rPrChange>
              </w:rPr>
              <w:t>保证本地模型推理速度</w:t>
            </w:r>
          </w:p>
        </w:tc>
      </w:tr>
      <w:tr w:rsidR="00BD1B67" w:rsidRPr="0035336D" w14:paraId="4D55ACC2" w14:textId="77777777" w:rsidTr="00C62AB0">
        <w:trPr>
          <w:trPrChange w:id="804" w:author="Administrator" w:date="2026-04-30T14:10:00Z">
            <w:trPr>
              <w:gridAfter w:val="0"/>
            </w:trPr>
          </w:trPrChange>
        </w:trPr>
        <w:tc>
          <w:tcPr>
            <w:tcW w:w="1242" w:type="pct"/>
            <w:tcBorders>
              <w:top w:val="nil"/>
              <w:left w:val="nil"/>
              <w:bottom w:val="nil"/>
              <w:right w:val="nil"/>
            </w:tcBorders>
            <w:tcPrChange w:id="805" w:author="Administrator" w:date="2026-04-30T14:10:00Z">
              <w:tcPr>
                <w:tcW w:w="2861" w:type="dxa"/>
                <w:gridSpan w:val="2"/>
                <w:tcBorders>
                  <w:top w:val="nil"/>
                  <w:left w:val="nil"/>
                  <w:bottom w:val="nil"/>
                  <w:right w:val="nil"/>
                </w:tcBorders>
              </w:tcPr>
            </w:tcPrChange>
          </w:tcPr>
          <w:p w14:paraId="6D8A9D5D"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06" w:author="Administrator" w:date="2026-04-30T14:04:00Z">
                  <w:rPr>
                    <w:rFonts w:ascii="Times New Roman" w:eastAsia="微软雅黑" w:hAnsi="Times New Roman"/>
                  </w:rPr>
                </w:rPrChange>
              </w:rPr>
            </w:pPr>
            <w:r w:rsidRPr="00427A71">
              <w:rPr>
                <w:rFonts w:ascii="宋体" w:eastAsia="宋体" w:hAnsi="宋体" w:hint="eastAsia"/>
                <w:rPrChange w:id="807" w:author="Administrator" w:date="2026-04-30T14:04:00Z">
                  <w:rPr>
                    <w:rFonts w:ascii="Times New Roman" w:eastAsia="微软雅黑" w:hAnsi="Times New Roman" w:hint="eastAsia"/>
                  </w:rPr>
                </w:rPrChange>
              </w:rPr>
              <w:t>内存</w:t>
            </w:r>
          </w:p>
        </w:tc>
        <w:tc>
          <w:tcPr>
            <w:tcW w:w="1925" w:type="pct"/>
            <w:tcBorders>
              <w:top w:val="nil"/>
              <w:left w:val="nil"/>
              <w:bottom w:val="nil"/>
              <w:right w:val="nil"/>
            </w:tcBorders>
            <w:tcPrChange w:id="808" w:author="Administrator" w:date="2026-04-30T14:10:00Z">
              <w:tcPr>
                <w:tcW w:w="2863" w:type="dxa"/>
                <w:tcBorders>
                  <w:top w:val="nil"/>
                  <w:left w:val="nil"/>
                  <w:bottom w:val="nil"/>
                  <w:right w:val="nil"/>
                </w:tcBorders>
              </w:tcPr>
            </w:tcPrChange>
          </w:tcPr>
          <w:p w14:paraId="79C3FCCE"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09" w:author="Administrator" w:date="2026-04-30T14:04:00Z">
                  <w:rPr>
                    <w:rFonts w:ascii="Times New Roman" w:eastAsia="微软雅黑" w:hAnsi="Times New Roman"/>
                  </w:rPr>
                </w:rPrChange>
              </w:rPr>
            </w:pPr>
            <w:r w:rsidRPr="00427A71">
              <w:rPr>
                <w:rFonts w:ascii="宋体" w:eastAsia="宋体" w:hAnsi="宋体"/>
                <w:color w:val="000000"/>
                <w:rPrChange w:id="810" w:author="Administrator" w:date="2026-04-30T14:04:00Z">
                  <w:rPr>
                    <w:rFonts w:ascii="Times New Roman" w:eastAsia="sans-serif" w:hAnsi="Times New Roman"/>
                    <w:color w:val="000000"/>
                  </w:rPr>
                </w:rPrChange>
              </w:rPr>
              <w:t>16GBRAM</w:t>
            </w:r>
          </w:p>
        </w:tc>
        <w:tc>
          <w:tcPr>
            <w:tcW w:w="1833" w:type="pct"/>
            <w:tcBorders>
              <w:top w:val="nil"/>
              <w:left w:val="nil"/>
              <w:bottom w:val="nil"/>
              <w:right w:val="nil"/>
            </w:tcBorders>
            <w:tcPrChange w:id="811" w:author="Administrator" w:date="2026-04-30T14:10:00Z">
              <w:tcPr>
                <w:tcW w:w="2863" w:type="dxa"/>
                <w:gridSpan w:val="2"/>
                <w:tcBorders>
                  <w:top w:val="nil"/>
                  <w:left w:val="nil"/>
                  <w:bottom w:val="nil"/>
                  <w:right w:val="nil"/>
                </w:tcBorders>
              </w:tcPr>
            </w:tcPrChange>
          </w:tcPr>
          <w:p w14:paraId="6EC66D22"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12" w:author="Administrator" w:date="2026-04-30T14:04:00Z">
                  <w:rPr>
                    <w:rFonts w:ascii="Times New Roman" w:eastAsia="微软雅黑" w:hAnsi="Times New Roman"/>
                  </w:rPr>
                </w:rPrChange>
              </w:rPr>
            </w:pPr>
            <w:r w:rsidRPr="00427A71">
              <w:rPr>
                <w:rFonts w:ascii="宋体" w:eastAsia="宋体" w:hAnsi="宋体" w:hint="eastAsia"/>
                <w:color w:val="000000"/>
                <w:rPrChange w:id="813" w:author="Administrator" w:date="2026-04-30T14:04:00Z">
                  <w:rPr>
                    <w:rFonts w:ascii="Times New Roman" w:eastAsia="宋体" w:hAnsi="Times New Roman" w:hint="eastAsia"/>
                    <w:color w:val="000000"/>
                  </w:rPr>
                </w:rPrChange>
              </w:rPr>
              <w:t>满足模型加载及数据库缓存</w:t>
            </w:r>
          </w:p>
        </w:tc>
      </w:tr>
      <w:tr w:rsidR="00BD1B67" w:rsidRPr="0035336D" w14:paraId="61969E07" w14:textId="77777777" w:rsidTr="00C62AB0">
        <w:trPr>
          <w:trPrChange w:id="814" w:author="Administrator" w:date="2026-04-30T14:10:00Z">
            <w:trPr>
              <w:gridAfter w:val="0"/>
            </w:trPr>
          </w:trPrChange>
        </w:trPr>
        <w:tc>
          <w:tcPr>
            <w:tcW w:w="1242" w:type="pct"/>
            <w:tcBorders>
              <w:top w:val="nil"/>
              <w:left w:val="nil"/>
              <w:bottom w:val="nil"/>
              <w:right w:val="nil"/>
            </w:tcBorders>
            <w:tcPrChange w:id="815" w:author="Administrator" w:date="2026-04-30T14:10:00Z">
              <w:tcPr>
                <w:tcW w:w="2861" w:type="dxa"/>
                <w:gridSpan w:val="2"/>
                <w:tcBorders>
                  <w:top w:val="nil"/>
                  <w:left w:val="nil"/>
                  <w:bottom w:val="nil"/>
                  <w:right w:val="nil"/>
                </w:tcBorders>
              </w:tcPr>
            </w:tcPrChange>
          </w:tcPr>
          <w:p w14:paraId="6AD16E9B"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16" w:author="Administrator" w:date="2026-04-30T14:04:00Z">
                  <w:rPr>
                    <w:rFonts w:ascii="Times New Roman" w:eastAsia="微软雅黑" w:hAnsi="Times New Roman"/>
                  </w:rPr>
                </w:rPrChange>
              </w:rPr>
            </w:pPr>
            <w:r w:rsidRPr="00427A71">
              <w:rPr>
                <w:rFonts w:ascii="宋体" w:eastAsia="宋体" w:hAnsi="宋体" w:hint="eastAsia"/>
                <w:rPrChange w:id="817" w:author="Administrator" w:date="2026-04-30T14:04:00Z">
                  <w:rPr>
                    <w:rFonts w:ascii="Times New Roman" w:eastAsia="微软雅黑" w:hAnsi="Times New Roman" w:hint="eastAsia"/>
                  </w:rPr>
                </w:rPrChange>
              </w:rPr>
              <w:t>数据库</w:t>
            </w:r>
          </w:p>
        </w:tc>
        <w:tc>
          <w:tcPr>
            <w:tcW w:w="1925" w:type="pct"/>
            <w:tcBorders>
              <w:top w:val="nil"/>
              <w:left w:val="nil"/>
              <w:bottom w:val="nil"/>
              <w:right w:val="nil"/>
            </w:tcBorders>
            <w:tcPrChange w:id="818" w:author="Administrator" w:date="2026-04-30T14:10:00Z">
              <w:tcPr>
                <w:tcW w:w="2863" w:type="dxa"/>
                <w:tcBorders>
                  <w:top w:val="nil"/>
                  <w:left w:val="nil"/>
                  <w:bottom w:val="nil"/>
                  <w:right w:val="nil"/>
                </w:tcBorders>
              </w:tcPr>
            </w:tcPrChange>
          </w:tcPr>
          <w:p w14:paraId="7F8D323B"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19" w:author="Administrator" w:date="2026-04-30T14:04:00Z">
                  <w:rPr>
                    <w:rFonts w:ascii="Times New Roman" w:hAnsi="Times New Roman"/>
                  </w:rPr>
                </w:rPrChange>
              </w:rPr>
            </w:pPr>
            <w:r w:rsidRPr="00427A71">
              <w:rPr>
                <w:rFonts w:ascii="宋体" w:eastAsia="宋体" w:hAnsi="宋体"/>
                <w:color w:val="000000"/>
                <w:rPrChange w:id="820" w:author="Administrator" w:date="2026-04-30T14:04:00Z">
                  <w:rPr>
                    <w:rFonts w:ascii="Times New Roman" w:eastAsia="sans-serif" w:hAnsi="Times New Roman"/>
                    <w:color w:val="000000"/>
                  </w:rPr>
                </w:rPrChange>
              </w:rPr>
              <w:t>MySQL8.0</w:t>
            </w:r>
          </w:p>
        </w:tc>
        <w:tc>
          <w:tcPr>
            <w:tcW w:w="1833" w:type="pct"/>
            <w:tcBorders>
              <w:top w:val="nil"/>
              <w:left w:val="nil"/>
              <w:bottom w:val="nil"/>
              <w:right w:val="nil"/>
            </w:tcBorders>
            <w:tcPrChange w:id="821" w:author="Administrator" w:date="2026-04-30T14:10:00Z">
              <w:tcPr>
                <w:tcW w:w="2863" w:type="dxa"/>
                <w:gridSpan w:val="2"/>
                <w:tcBorders>
                  <w:top w:val="nil"/>
                  <w:left w:val="nil"/>
                  <w:bottom w:val="nil"/>
                  <w:right w:val="nil"/>
                </w:tcBorders>
              </w:tcPr>
            </w:tcPrChange>
          </w:tcPr>
          <w:p w14:paraId="66CD006F"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22" w:author="Administrator" w:date="2026-04-30T14:04:00Z">
                  <w:rPr>
                    <w:rFonts w:ascii="Times New Roman" w:eastAsia="微软雅黑" w:hAnsi="Times New Roman"/>
                  </w:rPr>
                </w:rPrChange>
              </w:rPr>
            </w:pPr>
            <w:r w:rsidRPr="00427A71">
              <w:rPr>
                <w:rFonts w:ascii="宋体" w:eastAsia="宋体" w:hAnsi="宋体" w:hint="eastAsia"/>
                <w:rPrChange w:id="823" w:author="Administrator" w:date="2026-04-30T14:04:00Z">
                  <w:rPr>
                    <w:rFonts w:ascii="Times New Roman" w:eastAsia="宋体" w:hAnsi="Times New Roman" w:hint="eastAsia"/>
                  </w:rPr>
                </w:rPrChange>
              </w:rPr>
              <w:t>用于存储异构文档的元数据、切片原文及常规业务数据，保障</w:t>
            </w:r>
            <w:r w:rsidRPr="00427A71">
              <w:rPr>
                <w:rFonts w:ascii="宋体" w:eastAsia="宋体" w:hAnsi="宋体"/>
                <w:rPrChange w:id="824" w:author="Administrator" w:date="2026-04-30T14:04:00Z">
                  <w:rPr>
                    <w:rFonts w:ascii="Times New Roman" w:eastAsia="宋体" w:hAnsi="Times New Roman"/>
                  </w:rPr>
                </w:rPrChange>
              </w:rPr>
              <w:t>ACID</w:t>
            </w:r>
            <w:r w:rsidRPr="00427A71">
              <w:rPr>
                <w:rFonts w:ascii="宋体" w:eastAsia="宋体" w:hAnsi="宋体" w:hint="eastAsia"/>
                <w:rPrChange w:id="825" w:author="Administrator" w:date="2026-04-30T14:04:00Z">
                  <w:rPr>
                    <w:rFonts w:ascii="Times New Roman" w:eastAsia="宋体" w:hAnsi="Times New Roman" w:hint="eastAsia"/>
                  </w:rPr>
                </w:rPrChange>
              </w:rPr>
              <w:t>事务</w:t>
            </w:r>
          </w:p>
        </w:tc>
      </w:tr>
      <w:tr w:rsidR="00BD1B67" w:rsidRPr="0035336D" w14:paraId="1660D5C7" w14:textId="77777777" w:rsidTr="00C62AB0">
        <w:trPr>
          <w:trPrChange w:id="826" w:author="Administrator" w:date="2026-04-30T14:10:00Z">
            <w:trPr>
              <w:gridAfter w:val="0"/>
            </w:trPr>
          </w:trPrChange>
        </w:trPr>
        <w:tc>
          <w:tcPr>
            <w:tcW w:w="1242" w:type="pct"/>
            <w:tcBorders>
              <w:top w:val="nil"/>
              <w:left w:val="nil"/>
              <w:bottom w:val="single" w:sz="12" w:space="0" w:color="auto"/>
              <w:right w:val="nil"/>
            </w:tcBorders>
            <w:tcPrChange w:id="827" w:author="Administrator" w:date="2026-04-30T14:10:00Z">
              <w:tcPr>
                <w:tcW w:w="2861" w:type="dxa"/>
                <w:gridSpan w:val="2"/>
                <w:tcBorders>
                  <w:top w:val="nil"/>
                  <w:left w:val="nil"/>
                  <w:bottom w:val="single" w:sz="12" w:space="0" w:color="auto"/>
                  <w:right w:val="nil"/>
                </w:tcBorders>
              </w:tcPr>
            </w:tcPrChange>
          </w:tcPr>
          <w:p w14:paraId="6A396E79"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28" w:author="Administrator" w:date="2026-04-30T14:04:00Z">
                  <w:rPr>
                    <w:rFonts w:ascii="Times New Roman" w:eastAsia="微软雅黑" w:hAnsi="Times New Roman"/>
                  </w:rPr>
                </w:rPrChange>
              </w:rPr>
            </w:pPr>
            <w:r w:rsidRPr="00427A71">
              <w:rPr>
                <w:rFonts w:ascii="宋体" w:eastAsia="宋体" w:hAnsi="宋体" w:hint="eastAsia"/>
                <w:rPrChange w:id="829" w:author="Administrator" w:date="2026-04-30T14:04:00Z">
                  <w:rPr>
                    <w:rFonts w:ascii="Times New Roman" w:eastAsia="微软雅黑" w:hAnsi="Times New Roman" w:hint="eastAsia"/>
                  </w:rPr>
                </w:rPrChange>
              </w:rPr>
              <w:t>后端框架</w:t>
            </w:r>
          </w:p>
        </w:tc>
        <w:tc>
          <w:tcPr>
            <w:tcW w:w="1925" w:type="pct"/>
            <w:tcBorders>
              <w:top w:val="nil"/>
              <w:left w:val="nil"/>
              <w:bottom w:val="single" w:sz="12" w:space="0" w:color="auto"/>
              <w:right w:val="nil"/>
            </w:tcBorders>
            <w:tcPrChange w:id="830" w:author="Administrator" w:date="2026-04-30T14:10:00Z">
              <w:tcPr>
                <w:tcW w:w="2863" w:type="dxa"/>
                <w:tcBorders>
                  <w:top w:val="nil"/>
                  <w:left w:val="nil"/>
                  <w:bottom w:val="single" w:sz="12" w:space="0" w:color="auto"/>
                  <w:right w:val="nil"/>
                </w:tcBorders>
              </w:tcPr>
            </w:tcPrChange>
          </w:tcPr>
          <w:p w14:paraId="3850026E"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31" w:author="Administrator" w:date="2026-04-30T14:04:00Z">
                  <w:rPr>
                    <w:rFonts w:ascii="Times New Roman" w:hAnsi="Times New Roman"/>
                  </w:rPr>
                </w:rPrChange>
              </w:rPr>
            </w:pPr>
            <w:r w:rsidRPr="00427A71">
              <w:rPr>
                <w:rFonts w:ascii="宋体" w:eastAsia="宋体" w:hAnsi="宋体"/>
                <w:color w:val="000000"/>
                <w:rPrChange w:id="832" w:author="Administrator" w:date="2026-04-30T14:04:00Z">
                  <w:rPr>
                    <w:rFonts w:ascii="Times New Roman" w:eastAsia="sans-serif" w:hAnsi="Times New Roman"/>
                    <w:color w:val="000000"/>
                  </w:rPr>
                </w:rPrChange>
              </w:rPr>
              <w:t>Flask3.0</w:t>
            </w:r>
          </w:p>
        </w:tc>
        <w:tc>
          <w:tcPr>
            <w:tcW w:w="1833" w:type="pct"/>
            <w:tcBorders>
              <w:top w:val="nil"/>
              <w:left w:val="nil"/>
              <w:bottom w:val="single" w:sz="12" w:space="0" w:color="auto"/>
              <w:right w:val="nil"/>
            </w:tcBorders>
            <w:tcPrChange w:id="833" w:author="Administrator" w:date="2026-04-30T14:10:00Z">
              <w:tcPr>
                <w:tcW w:w="2863" w:type="dxa"/>
                <w:gridSpan w:val="2"/>
                <w:tcBorders>
                  <w:top w:val="nil"/>
                  <w:left w:val="nil"/>
                  <w:bottom w:val="single" w:sz="12" w:space="0" w:color="auto"/>
                  <w:right w:val="nil"/>
                </w:tcBorders>
              </w:tcPr>
            </w:tcPrChange>
          </w:tcPr>
          <w:p w14:paraId="707A1411" w14:textId="77777777" w:rsidR="00BD1B67" w:rsidRPr="006A422D" w:rsidRDefault="00427A71" w:rsidP="00BD1B67">
            <w:pPr>
              <w:pStyle w:val="af0"/>
              <w:widowControl/>
              <w:adjustRightInd w:val="0"/>
              <w:spacing w:beforeAutospacing="0" w:after="0" w:afterAutospacing="0" w:line="360" w:lineRule="auto"/>
              <w:jc w:val="center"/>
              <w:rPr>
                <w:rFonts w:ascii="宋体" w:eastAsia="宋体" w:hAnsi="宋体"/>
                <w:rPrChange w:id="834" w:author="Administrator" w:date="2026-04-30T14:04:00Z">
                  <w:rPr>
                    <w:rFonts w:ascii="Times New Roman" w:eastAsia="微软雅黑" w:hAnsi="Times New Roman"/>
                  </w:rPr>
                </w:rPrChange>
              </w:rPr>
            </w:pPr>
            <w:r w:rsidRPr="00427A71">
              <w:rPr>
                <w:rFonts w:ascii="宋体" w:eastAsia="宋体" w:hAnsi="宋体" w:hint="eastAsia"/>
                <w:color w:val="000000"/>
                <w:rPrChange w:id="835" w:author="Administrator" w:date="2026-04-30T14:04:00Z">
                  <w:rPr>
                    <w:rFonts w:ascii="Times New Roman" w:eastAsia="宋体" w:hAnsi="Times New Roman" w:hint="eastAsia"/>
                    <w:color w:val="000000"/>
                  </w:rPr>
                </w:rPrChange>
              </w:rPr>
              <w:t>轻量化、支持异步流式处理</w:t>
            </w:r>
          </w:p>
        </w:tc>
      </w:tr>
    </w:tbl>
    <w:p w14:paraId="1BF5E1AD" w14:textId="77777777" w:rsidR="00BD1B67" w:rsidRPr="0035336D" w:rsidRDefault="00BD1B67" w:rsidP="00BD1B67">
      <w:pPr>
        <w:pStyle w:val="af0"/>
        <w:widowControl/>
        <w:adjustRightInd w:val="0"/>
        <w:snapToGrid w:val="0"/>
        <w:spacing w:beforeAutospacing="0" w:after="0" w:afterAutospacing="0" w:line="360" w:lineRule="auto"/>
        <w:rPr>
          <w:rFonts w:ascii="Times New Roman" w:eastAsia="微软雅黑" w:hAnsi="Times New Roman"/>
        </w:rPr>
      </w:pPr>
    </w:p>
    <w:p w14:paraId="42DF6E08" w14:textId="77777777" w:rsidR="00582D6B" w:rsidRDefault="00582D6B">
      <w:pPr>
        <w:widowControl/>
        <w:spacing w:line="240" w:lineRule="auto"/>
        <w:ind w:firstLineChars="0" w:firstLine="0"/>
        <w:jc w:val="left"/>
        <w:rPr>
          <w:ins w:id="836" w:author="Administrator" w:date="2026-04-30T13:33:00Z"/>
          <w:rFonts w:eastAsia="黑体"/>
          <w:sz w:val="30"/>
          <w:szCs w:val="30"/>
        </w:rPr>
      </w:pPr>
      <w:ins w:id="837" w:author="Administrator" w:date="2026-04-30T13:33:00Z">
        <w:r>
          <w:br w:type="page"/>
        </w:r>
      </w:ins>
    </w:p>
    <w:p w14:paraId="108D0DFD" w14:textId="77777777" w:rsidR="00536B9D" w:rsidRPr="00536B9D" w:rsidRDefault="00427A71">
      <w:pPr>
        <w:pStyle w:val="1"/>
        <w:rPr>
          <w:rFonts w:hint="eastAsia"/>
          <w:rPrChange w:id="838" w:author="Administrator" w:date="2026-04-30T13:33:00Z">
            <w:rPr>
              <w:rFonts w:ascii="黑体" w:eastAsia="黑体" w:hAnsi="黑体" w:cs="Times New Roman" w:hint="eastAsia"/>
              <w:sz w:val="30"/>
              <w:szCs w:val="30"/>
            </w:rPr>
          </w:rPrChange>
        </w:rPr>
        <w:pPrChange w:id="839" w:author="Administrator" w:date="2026-04-30T13:33:00Z">
          <w:pPr>
            <w:pStyle w:val="71e7dc79-1ff7-45e8-997d-0ebda3762b91"/>
            <w:snapToGrid w:val="0"/>
            <w:spacing w:line="360" w:lineRule="auto"/>
          </w:pPr>
        </w:pPrChange>
      </w:pPr>
      <w:del w:id="840" w:author="Administrator" w:date="2026-04-30T13:33:00Z">
        <w:r w:rsidRPr="00427A71">
          <w:rPr>
            <w:rFonts w:hint="eastAsia"/>
            <w:rPrChange w:id="841" w:author="Administrator" w:date="2026-04-30T13:33:00Z">
              <w:rPr>
                <w:rFonts w:ascii="黑体" w:hAnsi="黑体" w:hint="eastAsia"/>
                <w:b w:val="0"/>
              </w:rPr>
            </w:rPrChange>
          </w:rPr>
          <w:lastRenderedPageBreak/>
          <w:delText>第四</w:delText>
        </w:r>
      </w:del>
      <w:bookmarkStart w:id="842" w:name="_Toc228451483"/>
      <w:ins w:id="843" w:author="Administrator" w:date="2026-04-30T13:33:00Z">
        <w:r w:rsidRPr="00427A71">
          <w:rPr>
            <w:rFonts w:hint="eastAsia"/>
            <w:rPrChange w:id="844" w:author="Administrator" w:date="2026-04-30T13:33:00Z">
              <w:rPr>
                <w:rFonts w:ascii="黑体" w:hAnsi="黑体" w:hint="eastAsia"/>
                <w:b w:val="0"/>
              </w:rPr>
            </w:rPrChange>
          </w:rPr>
          <w:t>第</w:t>
        </w:r>
        <w:r w:rsidR="00582D6B">
          <w:rPr>
            <w:rFonts w:hint="eastAsia"/>
          </w:rPr>
          <w:t>4</w:t>
        </w:r>
      </w:ins>
      <w:r w:rsidRPr="00427A71">
        <w:rPr>
          <w:rFonts w:hint="eastAsia"/>
          <w:rPrChange w:id="845" w:author="Administrator" w:date="2026-04-30T13:33:00Z">
            <w:rPr>
              <w:rFonts w:ascii="黑体" w:hAnsi="黑体" w:hint="eastAsia"/>
              <w:b w:val="0"/>
            </w:rPr>
          </w:rPrChange>
        </w:rPr>
        <w:t>章</w:t>
      </w:r>
      <w:r w:rsidRPr="00427A71">
        <w:rPr>
          <w:rFonts w:hint="eastAsia"/>
          <w:rPrChange w:id="846" w:author="Administrator" w:date="2026-04-30T13:33:00Z">
            <w:rPr>
              <w:rFonts w:ascii="黑体" w:hAnsi="黑体" w:hint="eastAsia"/>
              <w:b w:val="0"/>
            </w:rPr>
          </w:rPrChange>
        </w:rPr>
        <w:t xml:space="preserve"> </w:t>
      </w:r>
      <w:r w:rsidRPr="00427A71">
        <w:rPr>
          <w:rFonts w:hint="eastAsia"/>
          <w:rPrChange w:id="847" w:author="Administrator" w:date="2026-04-30T13:33:00Z">
            <w:rPr>
              <w:rFonts w:ascii="黑体" w:hAnsi="黑体" w:hint="eastAsia"/>
              <w:b w:val="0"/>
            </w:rPr>
          </w:rPrChange>
        </w:rPr>
        <w:t>系统总体设计</w:t>
      </w:r>
      <w:bookmarkEnd w:id="842"/>
    </w:p>
    <w:p w14:paraId="0E5E57AA" w14:textId="77777777" w:rsidR="00536B9D" w:rsidRPr="00536B9D" w:rsidRDefault="00427A71">
      <w:pPr>
        <w:pStyle w:val="21"/>
        <w:rPr>
          <w:rFonts w:hint="eastAsia"/>
          <w:rPrChange w:id="848" w:author="Administrator" w:date="2026-04-30T13:35:00Z">
            <w:rPr>
              <w:rFonts w:ascii="黑体" w:eastAsia="黑体" w:hAnsi="黑体" w:hint="eastAsia"/>
              <w:sz w:val="28"/>
            </w:rPr>
          </w:rPrChange>
        </w:rPr>
        <w:pPrChange w:id="849" w:author="Administrator" w:date="2026-04-30T13:35:00Z">
          <w:pPr>
            <w:pStyle w:val="b63ee27f-4cf3-414c-9275-d88e3f90795e"/>
            <w:spacing w:line="360" w:lineRule="auto"/>
          </w:pPr>
        </w:pPrChange>
      </w:pPr>
      <w:bookmarkStart w:id="850" w:name="_Toc228451484"/>
      <w:r w:rsidRPr="00427A71">
        <w:rPr>
          <w:rFonts w:hint="eastAsia"/>
          <w:rPrChange w:id="851" w:author="Administrator" w:date="2026-04-30T13:35:00Z">
            <w:rPr>
              <w:rFonts w:ascii="黑体" w:hAnsi="黑体" w:hint="eastAsia"/>
              <w:b w:val="0"/>
              <w:szCs w:val="24"/>
            </w:rPr>
          </w:rPrChange>
        </w:rPr>
        <w:t xml:space="preserve">4.1 </w:t>
      </w:r>
      <w:r w:rsidRPr="00427A71">
        <w:rPr>
          <w:rFonts w:hint="eastAsia"/>
          <w:rPrChange w:id="852" w:author="Administrator" w:date="2026-04-30T13:35:00Z">
            <w:rPr>
              <w:rFonts w:ascii="黑体" w:hAnsi="黑体" w:hint="eastAsia"/>
              <w:b w:val="0"/>
              <w:szCs w:val="24"/>
            </w:rPr>
          </w:rPrChange>
        </w:rPr>
        <w:t>系统逻辑架构设计</w:t>
      </w:r>
      <w:bookmarkEnd w:id="850"/>
    </w:p>
    <w:p w14:paraId="5455C370" w14:textId="77777777" w:rsidR="00BD1B67" w:rsidRPr="0035336D" w:rsidRDefault="00BD1B67" w:rsidP="00BD1B67">
      <w:pPr>
        <w:adjustRightInd w:val="0"/>
        <w:snapToGrid w:val="0"/>
        <w:ind w:firstLine="480"/>
      </w:pPr>
      <w:r w:rsidRPr="0035336D">
        <w:t>为了支撑企业知识库在海量并发与大规模异构文档解析下的稳定性，本系统在整体设计上遵循了</w:t>
      </w:r>
      <w:r w:rsidRPr="0035336D">
        <w:t>“</w:t>
      </w:r>
      <w:r w:rsidRPr="0035336D">
        <w:t>高内聚、低耦合</w:t>
      </w:r>
      <w:r w:rsidRPr="0035336D">
        <w:t>”</w:t>
      </w:r>
      <w:r w:rsidRPr="0035336D">
        <w:t>的软件工程核心思想。系统宏观上依托浏览器</w:t>
      </w:r>
      <w:r w:rsidRPr="0035336D">
        <w:t>/</w:t>
      </w:r>
      <w:r w:rsidRPr="0035336D">
        <w:t>服务器（</w:t>
      </w:r>
      <w:r w:rsidRPr="0035336D">
        <w:t>B/S</w:t>
      </w:r>
      <w:r w:rsidRPr="0035336D">
        <w:t>）架构进行拓扑部署，微观上则在后端服务中深度贯彻了经典的</w:t>
      </w:r>
      <w:r w:rsidRPr="0035336D">
        <w:t xml:space="preserve"> MVT</w:t>
      </w:r>
      <w:r w:rsidRPr="0035336D">
        <w:t>（</w:t>
      </w:r>
      <w:r w:rsidRPr="0035336D">
        <w:t>Model-View-Template</w:t>
      </w:r>
      <w:r w:rsidRPr="0035336D">
        <w:t>）设计模式。</w:t>
      </w:r>
    </w:p>
    <w:p w14:paraId="79377FBE" w14:textId="31BE3DBF" w:rsidR="00536B9D" w:rsidRPr="00536B9D" w:rsidRDefault="00E30EF7">
      <w:pPr>
        <w:pStyle w:val="31"/>
        <w:rPr>
          <w:rStyle w:val="32"/>
          <w:rPrChange w:id="853" w:author="Administrator" w:date="2026-04-30T13:39:00Z">
            <w:rPr>
              <w:rFonts w:eastAsia="黑体"/>
              <w:b/>
              <w:bCs/>
            </w:rPr>
          </w:rPrChange>
        </w:rPr>
        <w:pPrChange w:id="854" w:author="Administrator" w:date="2026-04-30T13:39:00Z">
          <w:pPr>
            <w:pStyle w:val="ad"/>
            <w:numPr>
              <w:ilvl w:val="2"/>
              <w:numId w:val="41"/>
            </w:numPr>
            <w:adjustRightInd w:val="0"/>
            <w:snapToGrid w:val="0"/>
            <w:ind w:left="720" w:firstLineChars="0" w:hanging="720"/>
            <w:contextualSpacing/>
            <w:jc w:val="left"/>
          </w:pPr>
        </w:pPrChange>
      </w:pPr>
      <w:bookmarkStart w:id="855" w:name="_Toc228451485"/>
      <w:ins w:id="856" w:author="Administrator" w:date="2026-04-30T13:39:00Z">
        <w:r>
          <w:rPr>
            <w:rStyle w:val="32"/>
            <w:rFonts w:hint="eastAsia"/>
          </w:rPr>
          <w:t>4.1.</w:t>
        </w:r>
      </w:ins>
      <w:ins w:id="857" w:author="梦 毛" w:date="2026-05-01T01:23:00Z" w16du:dateUtc="2026-04-30T17:23:00Z">
        <w:r w:rsidR="00E81EF4">
          <w:rPr>
            <w:rStyle w:val="32"/>
            <w:rFonts w:hint="eastAsia"/>
          </w:rPr>
          <w:t>1B</w:t>
        </w:r>
      </w:ins>
      <w:del w:id="858" w:author="Administrator" w:date="2026-04-30T14:14:00Z">
        <w:r w:rsidR="00427A71" w:rsidRPr="00427A71">
          <w:rPr>
            <w:rStyle w:val="32"/>
            <w:rPrChange w:id="859" w:author="Administrator" w:date="2026-04-30T13:39:00Z">
              <w:rPr>
                <w:b/>
                <w:bCs/>
              </w:rPr>
            </w:rPrChange>
          </w:rPr>
          <w:delText>B</w:delText>
        </w:r>
      </w:del>
      <w:r w:rsidR="00427A71" w:rsidRPr="00427A71">
        <w:rPr>
          <w:rStyle w:val="32"/>
          <w:rPrChange w:id="860" w:author="Administrator" w:date="2026-04-30T13:39:00Z">
            <w:rPr>
              <w:b/>
              <w:bCs/>
            </w:rPr>
          </w:rPrChange>
        </w:rPr>
        <w:t xml:space="preserve">/S </w:t>
      </w:r>
      <w:r w:rsidR="00427A71" w:rsidRPr="00427A71">
        <w:rPr>
          <w:rStyle w:val="32"/>
          <w:rFonts w:hint="eastAsia"/>
          <w:rPrChange w:id="861" w:author="Administrator" w:date="2026-04-30T13:39:00Z">
            <w:rPr>
              <w:rFonts w:hint="eastAsia"/>
              <w:b/>
              <w:bCs/>
            </w:rPr>
          </w:rPrChange>
        </w:rPr>
        <w:t>垂直分层架构</w:t>
      </w:r>
      <w:bookmarkEnd w:id="855"/>
    </w:p>
    <w:p w14:paraId="612C96FB" w14:textId="77777777" w:rsidR="00BD1B67" w:rsidRPr="0035336D" w:rsidRDefault="00BD1B67" w:rsidP="00BD1B67">
      <w:pPr>
        <w:adjustRightInd w:val="0"/>
        <w:snapToGrid w:val="0"/>
        <w:ind w:firstLine="480"/>
      </w:pPr>
      <w:r w:rsidRPr="0035336D">
        <w:t>本系统自上而下被严格划分为展示层、应用服务层、</w:t>
      </w:r>
      <w:r w:rsidRPr="0035336D">
        <w:t xml:space="preserve">AI </w:t>
      </w:r>
      <w:r w:rsidRPr="0035336D">
        <w:t>推理层及持久化数据层，其层级解耦与协同控制机制如图</w:t>
      </w:r>
      <w:r w:rsidRPr="0035336D">
        <w:t xml:space="preserve"> 4-1 </w:t>
      </w:r>
      <w:r w:rsidRPr="0035336D">
        <w:t>所示。</w:t>
      </w:r>
    </w:p>
    <w:p w14:paraId="06A8F7E0" w14:textId="77777777" w:rsidR="00536B9D" w:rsidRDefault="00745736">
      <w:pPr>
        <w:adjustRightInd w:val="0"/>
        <w:snapToGrid w:val="0"/>
        <w:ind w:firstLineChars="0" w:firstLine="0"/>
        <w:jc w:val="center"/>
        <w:pPrChange w:id="862" w:author="Administrator" w:date="2026-04-30T13:57:00Z">
          <w:pPr>
            <w:adjustRightInd w:val="0"/>
            <w:snapToGrid w:val="0"/>
            <w:ind w:firstLine="480"/>
            <w:jc w:val="center"/>
          </w:pPr>
        </w:pPrChange>
      </w:pPr>
      <w:r>
        <w:rPr>
          <w:noProof/>
        </w:rPr>
        <w:drawing>
          <wp:inline distT="0" distB="0" distL="0" distR="0" wp14:anchorId="665B051F" wp14:editId="4CE05BF0">
            <wp:extent cx="5543277" cy="2788685"/>
            <wp:effectExtent l="19050" t="0" r="273" b="0"/>
            <wp:docPr id="341126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26842" name=""/>
                    <pic:cNvPicPr/>
                  </pic:nvPicPr>
                  <pic:blipFill>
                    <a:blip r:embed="rId36"/>
                    <a:srcRect t="7883"/>
                    <a:stretch>
                      <a:fillRect/>
                    </a:stretch>
                  </pic:blipFill>
                  <pic:spPr>
                    <a:xfrm>
                      <a:off x="0" y="0"/>
                      <a:ext cx="5544864" cy="2789483"/>
                    </a:xfrm>
                    <a:prstGeom prst="rect">
                      <a:avLst/>
                    </a:prstGeom>
                  </pic:spPr>
                </pic:pic>
              </a:graphicData>
            </a:graphic>
          </wp:inline>
        </w:drawing>
      </w:r>
    </w:p>
    <w:p w14:paraId="1B39F3F1" w14:textId="77777777" w:rsidR="00536B9D" w:rsidRDefault="00BD1B67">
      <w:pPr>
        <w:pStyle w:val="51"/>
        <w:spacing w:after="120"/>
        <w:pPrChange w:id="863" w:author="Administrator" w:date="2026-04-30T13:57:00Z">
          <w:pPr>
            <w:adjustRightInd w:val="0"/>
            <w:snapToGrid w:val="0"/>
            <w:ind w:firstLine="480"/>
            <w:jc w:val="center"/>
          </w:pPr>
        </w:pPrChange>
      </w:pPr>
      <w:r w:rsidRPr="0035336D">
        <w:t>图</w:t>
      </w:r>
      <w:r w:rsidRPr="0035336D">
        <w:t xml:space="preserve"> 4-1</w:t>
      </w:r>
      <w:r w:rsidRPr="0035336D">
        <w:t>系统总体逻辑架构图（</w:t>
      </w:r>
      <w:r w:rsidRPr="0035336D">
        <w:t xml:space="preserve">B/S </w:t>
      </w:r>
      <w:r w:rsidRPr="0035336D">
        <w:t>架构）</w:t>
      </w:r>
    </w:p>
    <w:p w14:paraId="1950146F" w14:textId="77777777" w:rsidR="00BD1B67" w:rsidRPr="0035336D" w:rsidRDefault="00BD1B67" w:rsidP="00BD1B67">
      <w:pPr>
        <w:adjustRightInd w:val="0"/>
        <w:snapToGrid w:val="0"/>
        <w:ind w:firstLine="480"/>
      </w:pPr>
      <w:r w:rsidRPr="0035336D">
        <w:t>该图直观剖析了系统的垂直分层拓扑。清晰界定了用户发起的请求是如何经由</w:t>
      </w:r>
      <w:r w:rsidRPr="0035336D">
        <w:t xml:space="preserve"> Flask </w:t>
      </w:r>
      <w:r w:rsidRPr="0035336D">
        <w:t>鉴权网关、</w:t>
      </w:r>
      <w:r w:rsidRPr="0035336D">
        <w:t xml:space="preserve">RAG </w:t>
      </w:r>
      <w:r w:rsidRPr="0035336D">
        <w:t>核心编排器，最终下发至底层混合检索引擎及云端大模型，并通过流式协议形成数据闭环的整体架构轮廓。</w:t>
      </w:r>
    </w:p>
    <w:p w14:paraId="302C9C6C" w14:textId="77777777" w:rsidR="00BD1B67" w:rsidDel="00E30EF7" w:rsidRDefault="00BD1B67" w:rsidP="00BD1B67">
      <w:pPr>
        <w:adjustRightInd w:val="0"/>
        <w:snapToGrid w:val="0"/>
        <w:ind w:firstLine="480"/>
        <w:rPr>
          <w:del w:id="864" w:author="Administrator" w:date="2026-04-30T13:44:00Z"/>
        </w:rPr>
      </w:pPr>
      <w:r w:rsidRPr="0035336D">
        <w:t>结合架构图设计，各核心层的职责定义如下：</w:t>
      </w:r>
    </w:p>
    <w:p w14:paraId="3A79BA9E" w14:textId="77777777" w:rsidR="00E30EF7" w:rsidRDefault="00E30EF7" w:rsidP="00BD1B67">
      <w:pPr>
        <w:adjustRightInd w:val="0"/>
        <w:snapToGrid w:val="0"/>
        <w:ind w:firstLine="480"/>
        <w:rPr>
          <w:ins w:id="865" w:author="Administrator" w:date="2026-04-30T13:44:00Z"/>
        </w:rPr>
      </w:pPr>
    </w:p>
    <w:p w14:paraId="6AF92200" w14:textId="77777777" w:rsidR="00BD1B67" w:rsidDel="00E30EF7" w:rsidRDefault="00E30EF7" w:rsidP="00BD1B67">
      <w:pPr>
        <w:adjustRightInd w:val="0"/>
        <w:snapToGrid w:val="0"/>
        <w:ind w:firstLine="480"/>
        <w:rPr>
          <w:del w:id="866" w:author="Administrator" w:date="2026-04-30T13:45:00Z"/>
        </w:rPr>
      </w:pPr>
      <w:ins w:id="867" w:author="Administrator" w:date="2026-04-30T13:44:00Z">
        <w:r>
          <w:rPr>
            <w:rFonts w:hint="eastAsia"/>
          </w:rPr>
          <w:t>（</w:t>
        </w:r>
        <w:r>
          <w:rPr>
            <w:rFonts w:hint="eastAsia"/>
          </w:rPr>
          <w:t>1</w:t>
        </w:r>
        <w:r>
          <w:rPr>
            <w:rFonts w:hint="eastAsia"/>
          </w:rPr>
          <w:t>）</w:t>
        </w:r>
      </w:ins>
      <w:del w:id="868" w:author="Administrator" w:date="2026-04-30T13:44:00Z">
        <w:r w:rsidR="00BD1B67" w:rsidRPr="0035336D" w:rsidDel="00E30EF7">
          <w:delText xml:space="preserve">1. </w:delText>
        </w:r>
      </w:del>
      <w:r w:rsidR="00BD1B67" w:rsidRPr="0035336D">
        <w:t>前端展示层：基于现代</w:t>
      </w:r>
      <w:r w:rsidR="00BD1B67" w:rsidRPr="0035336D">
        <w:t xml:space="preserve"> Web </w:t>
      </w:r>
      <w:r w:rsidR="00BD1B67" w:rsidRPr="0035336D">
        <w:t>范式构建。该层内嵌了原生的</w:t>
      </w:r>
      <w:r w:rsidR="00BD1B67" w:rsidRPr="0035336D">
        <w:t xml:space="preserve"> SSE</w:t>
      </w:r>
      <w:r w:rsidR="00BD1B67" w:rsidRPr="0035336D">
        <w:t>（</w:t>
      </w:r>
      <w:r w:rsidR="00BD1B67" w:rsidRPr="0035336D">
        <w:t>Server-Sent Events</w:t>
      </w:r>
      <w:r w:rsidR="00BD1B67" w:rsidRPr="0035336D">
        <w:t>）长连接监听器以捕获后端的实时数据流，并集成了</w:t>
      </w:r>
      <w:r w:rsidR="00BD1B67" w:rsidRPr="0035336D">
        <w:t xml:space="preserve"> Markdown </w:t>
      </w:r>
      <w:r w:rsidR="00BD1B67" w:rsidRPr="0035336D">
        <w:t>渲染引擎用于动态高亮大模型输出的富文本。同时，为管理员提供了接入后台数据的可视化大屏支持。</w:t>
      </w:r>
    </w:p>
    <w:p w14:paraId="729A5BB3" w14:textId="77777777" w:rsidR="00E30EF7" w:rsidRDefault="00E30EF7" w:rsidP="00BD1B67">
      <w:pPr>
        <w:adjustRightInd w:val="0"/>
        <w:snapToGrid w:val="0"/>
        <w:ind w:firstLine="480"/>
        <w:rPr>
          <w:ins w:id="869" w:author="Administrator" w:date="2026-04-30T13:45:00Z"/>
        </w:rPr>
      </w:pPr>
    </w:p>
    <w:p w14:paraId="26BCCC0E" w14:textId="77777777" w:rsidR="00BD1B67" w:rsidDel="00E30EF7" w:rsidRDefault="00E30EF7" w:rsidP="00BD1B67">
      <w:pPr>
        <w:adjustRightInd w:val="0"/>
        <w:snapToGrid w:val="0"/>
        <w:ind w:firstLine="480"/>
        <w:rPr>
          <w:del w:id="870" w:author="Administrator" w:date="2026-04-30T13:45:00Z"/>
        </w:rPr>
      </w:pPr>
      <w:ins w:id="871" w:author="Administrator" w:date="2026-04-30T13:45:00Z">
        <w:r>
          <w:rPr>
            <w:rFonts w:hint="eastAsia"/>
          </w:rPr>
          <w:t>（</w:t>
        </w:r>
        <w:r>
          <w:rPr>
            <w:rFonts w:hint="eastAsia"/>
          </w:rPr>
          <w:t>2</w:t>
        </w:r>
        <w:r>
          <w:rPr>
            <w:rFonts w:hint="eastAsia"/>
          </w:rPr>
          <w:t>）</w:t>
        </w:r>
      </w:ins>
      <w:del w:id="872" w:author="Administrator" w:date="2026-04-30T13:45:00Z">
        <w:r w:rsidR="00BD1B67" w:rsidRPr="0035336D" w:rsidDel="00E30EF7">
          <w:delText xml:space="preserve">2. </w:delText>
        </w:r>
      </w:del>
      <w:r w:rsidR="00BD1B67" w:rsidRPr="0035336D">
        <w:t>应用服务层：依托轻量级</w:t>
      </w:r>
      <w:r w:rsidR="00BD1B67" w:rsidRPr="0035336D">
        <w:t xml:space="preserve"> Flask </w:t>
      </w:r>
      <w:r w:rsidR="00BD1B67" w:rsidRPr="0035336D">
        <w:t>框架作为中枢大脑。部署了高强度的路由鉴权</w:t>
      </w:r>
      <w:r w:rsidR="00BD1B67" w:rsidRPr="0035336D">
        <w:lastRenderedPageBreak/>
        <w:t>网关（利用拦截器防御越权请求），并作为</w:t>
      </w:r>
      <w:r w:rsidR="00BD1B67" w:rsidRPr="0035336D">
        <w:t xml:space="preserve"> RAG </w:t>
      </w:r>
      <w:r w:rsidR="00BD1B67" w:rsidRPr="0035336D">
        <w:t>链路的总调度器，统筹负责文档的</w:t>
      </w:r>
      <w:r w:rsidR="00BD1B67" w:rsidRPr="0035336D">
        <w:t xml:space="preserve"> MD5 </w:t>
      </w:r>
      <w:r w:rsidR="00BD1B67" w:rsidRPr="0035336D">
        <w:t>查重拦截与递归特征切片任务的分发。</w:t>
      </w:r>
    </w:p>
    <w:p w14:paraId="33ECE976" w14:textId="77777777" w:rsidR="00E30EF7" w:rsidRDefault="00E30EF7" w:rsidP="00BD1B67">
      <w:pPr>
        <w:adjustRightInd w:val="0"/>
        <w:snapToGrid w:val="0"/>
        <w:ind w:firstLine="480"/>
        <w:rPr>
          <w:ins w:id="873" w:author="Administrator" w:date="2026-04-30T13:45:00Z"/>
        </w:rPr>
      </w:pPr>
    </w:p>
    <w:p w14:paraId="22C52C6F" w14:textId="45C83A60" w:rsidR="00BD1B67" w:rsidDel="00E30EF7" w:rsidRDefault="00E30EF7" w:rsidP="00BD1B67">
      <w:pPr>
        <w:adjustRightInd w:val="0"/>
        <w:snapToGrid w:val="0"/>
        <w:ind w:firstLine="480"/>
        <w:rPr>
          <w:del w:id="874" w:author="Administrator" w:date="2026-04-30T13:45:00Z"/>
        </w:rPr>
      </w:pPr>
      <w:ins w:id="875" w:author="Administrator" w:date="2026-04-30T13:45:00Z">
        <w:r>
          <w:rPr>
            <w:rFonts w:hint="eastAsia"/>
          </w:rPr>
          <w:t>（</w:t>
        </w:r>
        <w:r>
          <w:rPr>
            <w:rFonts w:hint="eastAsia"/>
          </w:rPr>
          <w:t>3</w:t>
        </w:r>
        <w:r>
          <w:rPr>
            <w:rFonts w:hint="eastAsia"/>
          </w:rPr>
          <w:t>）</w:t>
        </w:r>
      </w:ins>
      <w:del w:id="876" w:author="Administrator" w:date="2026-04-30T13:45:00Z">
        <w:r w:rsidR="00BD1B67" w:rsidRPr="0035336D" w:rsidDel="00E30EF7">
          <w:delText xml:space="preserve">3. </w:delText>
        </w:r>
      </w:del>
      <w:r w:rsidR="00BD1B67" w:rsidRPr="0035336D">
        <w:t xml:space="preserve">AI </w:t>
      </w:r>
      <w:r w:rsidR="00BD1B67" w:rsidRPr="0035336D">
        <w:t>推理层（云边协同）：采用</w:t>
      </w:r>
      <w:r w:rsidR="00BD1B67" w:rsidRPr="0035336D">
        <w:t>“</w:t>
      </w:r>
      <w:r w:rsidR="00BD1B67" w:rsidRPr="0035336D">
        <w:t>本地计算</w:t>
      </w:r>
      <w:r w:rsidR="00BD1B67" w:rsidRPr="0035336D">
        <w:t>+</w:t>
      </w:r>
      <w:r w:rsidR="00BD1B67" w:rsidRPr="0035336D">
        <w:t>云端推理</w:t>
      </w:r>
      <w:r w:rsidR="00BD1B67" w:rsidRPr="0035336D">
        <w:t>”</w:t>
      </w:r>
      <w:r w:rsidR="00BD1B67" w:rsidRPr="0035336D">
        <w:t>的混合部署架构</w:t>
      </w:r>
      <w:ins w:id="877" w:author="梦 毛" w:date="2026-05-01T01:12:00Z" w16du:dateUtc="2026-04-30T17:12:00Z">
        <w:r w:rsidR="00276F87">
          <w:fldChar w:fldCharType="begin"/>
        </w:r>
        <w:r w:rsidR="00276F87">
          <w:instrText xml:space="preserve"> ADDIN NE.Ref.{285C7ACC-3466-42CB-A371-4DA1CE046E16}</w:instrText>
        </w:r>
      </w:ins>
      <w:r w:rsidR="00276F87">
        <w:fldChar w:fldCharType="separate"/>
      </w:r>
      <w:ins w:id="878" w:author="梦 毛" w:date="2026-05-01T01:37:00Z" w16du:dateUtc="2026-04-30T17:37:00Z">
        <w:r w:rsidR="00EA5BC4">
          <w:rPr>
            <w:color w:val="080000"/>
            <w:kern w:val="0"/>
          </w:rPr>
          <w:t>[9]</w:t>
        </w:r>
      </w:ins>
      <w:ins w:id="879" w:author="梦 毛" w:date="2026-05-01T01:12:00Z" w16du:dateUtc="2026-04-30T17:12:00Z">
        <w:r w:rsidR="00276F87">
          <w:fldChar w:fldCharType="end"/>
        </w:r>
      </w:ins>
      <w:r w:rsidR="00BD1B67" w:rsidRPr="0035336D">
        <w:t>。本地侧运行</w:t>
      </w:r>
      <w:r w:rsidR="00BD1B67" w:rsidRPr="0035336D">
        <w:t xml:space="preserve"> text</w:t>
      </w:r>
      <w:del w:id="880" w:author="Administrator" w:date="2026-04-30T14:14:00Z">
        <w:r w:rsidR="00BD1B67" w:rsidRPr="0035336D" w:rsidDel="00DB126D">
          <w:delText>2v</w:delText>
        </w:r>
      </w:del>
      <w:r w:rsidR="00BD1B67" w:rsidRPr="0035336D">
        <w:t xml:space="preserve">ec-base-chinese </w:t>
      </w:r>
      <w:r w:rsidR="00BD1B67" w:rsidRPr="0035336D">
        <w:t>引擎负责提取生成</w:t>
      </w:r>
      <w:r w:rsidR="00BD1B67" w:rsidRPr="0035336D">
        <w:t xml:space="preserve"> 768 </w:t>
      </w:r>
      <w:r w:rsidR="00BD1B67" w:rsidRPr="0035336D">
        <w:t>维稠密特征向量；云端侧通过</w:t>
      </w:r>
      <w:r w:rsidR="00BD1B67" w:rsidRPr="0035336D">
        <w:t xml:space="preserve"> API </w:t>
      </w:r>
      <w:r w:rsidR="00BD1B67" w:rsidRPr="0035336D">
        <w:t>接入</w:t>
      </w:r>
      <w:r w:rsidR="00BD1B67" w:rsidRPr="0035336D">
        <w:t xml:space="preserve"> Qwen-Plus </w:t>
      </w:r>
      <w:r w:rsidR="00BD1B67" w:rsidRPr="0035336D">
        <w:t>负责最终的生成式问答。此外，底层硬编码了</w:t>
      </w:r>
      <w:r w:rsidR="00BD1B67" w:rsidRPr="0035336D">
        <w:t xml:space="preserve"> 0.95 </w:t>
      </w:r>
      <w:r w:rsidR="00BD1B67" w:rsidRPr="0035336D">
        <w:t>的向量检索权重与</w:t>
      </w:r>
      <w:r w:rsidR="00BD1B67" w:rsidRPr="0035336D">
        <w:t xml:space="preserve"> 0.05 </w:t>
      </w:r>
      <w:r w:rsidR="00BD1B67" w:rsidRPr="0035336D">
        <w:t>的词法匹配权重，在架构最底层确立了语义泛化与字面精确性的极致平衡。</w:t>
      </w:r>
    </w:p>
    <w:p w14:paraId="01466CA1" w14:textId="77777777" w:rsidR="00E30EF7" w:rsidRDefault="00E30EF7" w:rsidP="00BD1B67">
      <w:pPr>
        <w:adjustRightInd w:val="0"/>
        <w:snapToGrid w:val="0"/>
        <w:ind w:firstLine="480"/>
        <w:rPr>
          <w:ins w:id="881" w:author="Administrator" w:date="2026-04-30T13:45:00Z"/>
        </w:rPr>
      </w:pPr>
    </w:p>
    <w:p w14:paraId="05C208DA" w14:textId="77777777" w:rsidR="00BD1B67" w:rsidRPr="0035336D" w:rsidRDefault="00E30EF7" w:rsidP="00BD1B67">
      <w:pPr>
        <w:adjustRightInd w:val="0"/>
        <w:snapToGrid w:val="0"/>
        <w:ind w:firstLine="480"/>
      </w:pPr>
      <w:ins w:id="882" w:author="Administrator" w:date="2026-04-30T13:45:00Z">
        <w:r>
          <w:rPr>
            <w:rFonts w:hint="eastAsia"/>
          </w:rPr>
          <w:t>（</w:t>
        </w:r>
        <w:r>
          <w:rPr>
            <w:rFonts w:hint="eastAsia"/>
          </w:rPr>
          <w:t>4</w:t>
        </w:r>
        <w:r>
          <w:rPr>
            <w:rFonts w:hint="eastAsia"/>
          </w:rPr>
          <w:t>）</w:t>
        </w:r>
      </w:ins>
      <w:del w:id="883" w:author="Administrator" w:date="2026-04-30T13:45:00Z">
        <w:r w:rsidR="00BD1B67" w:rsidRPr="0035336D" w:rsidDel="00E30EF7">
          <w:delText xml:space="preserve">4. </w:delText>
        </w:r>
      </w:del>
      <w:r w:rsidR="00BD1B67" w:rsidRPr="0035336D">
        <w:t>持久化数据层：依托</w:t>
      </w:r>
      <w:r w:rsidR="00BD1B67" w:rsidRPr="0035336D">
        <w:t xml:space="preserve"> MySQL 8.0 </w:t>
      </w:r>
      <w:r w:rsidR="00BD1B67" w:rsidRPr="0035336D">
        <w:t>提供结构化关系存储。利用</w:t>
      </w:r>
      <w:r w:rsidR="00BD1B67" w:rsidRPr="0035336D">
        <w:t xml:space="preserve"> JSON </w:t>
      </w:r>
      <w:r w:rsidR="00BD1B67" w:rsidRPr="0035336D">
        <w:t>类型字段高效存放高维向量参数，并通过外键约束下的</w:t>
      </w:r>
      <w:r w:rsidR="00BD1B67" w:rsidRPr="0035336D">
        <w:t>“</w:t>
      </w:r>
      <w:r w:rsidR="00BD1B67" w:rsidRPr="0035336D">
        <w:t>级联删除（</w:t>
      </w:r>
      <w:r w:rsidR="00BD1B67" w:rsidRPr="0035336D">
        <w:t>Cascade Delete</w:t>
      </w:r>
      <w:r w:rsidR="00BD1B67" w:rsidRPr="0035336D">
        <w:t>）</w:t>
      </w:r>
      <w:r w:rsidR="00BD1B67" w:rsidRPr="0035336D">
        <w:t>”</w:t>
      </w:r>
      <w:r w:rsidR="00BD1B67" w:rsidRPr="0035336D">
        <w:t>机制，确保文档被物理销毁时，其附属的千万级切片能够被引擎原子化清空。</w:t>
      </w:r>
    </w:p>
    <w:p w14:paraId="7FDA34B0" w14:textId="77777777" w:rsidR="00536B9D" w:rsidRPr="00536B9D" w:rsidRDefault="00427A71">
      <w:pPr>
        <w:pStyle w:val="31"/>
        <w:rPr>
          <w:rStyle w:val="32"/>
          <w:rPrChange w:id="884" w:author="Administrator" w:date="2026-04-30T13:39:00Z">
            <w:rPr>
              <w:rFonts w:eastAsia="黑体"/>
              <w:b/>
              <w:bCs/>
            </w:rPr>
          </w:rPrChange>
        </w:rPr>
        <w:pPrChange w:id="885" w:author="Administrator" w:date="2026-04-30T13:39:00Z">
          <w:pPr>
            <w:adjustRightInd w:val="0"/>
            <w:snapToGrid w:val="0"/>
            <w:ind w:firstLine="482"/>
          </w:pPr>
        </w:pPrChange>
      </w:pPr>
      <w:bookmarkStart w:id="886" w:name="_Toc228451486"/>
      <w:r w:rsidRPr="00427A71">
        <w:rPr>
          <w:rStyle w:val="32"/>
          <w:rPrChange w:id="887" w:author="Administrator" w:date="2026-04-30T13:39:00Z">
            <w:rPr>
              <w:b/>
              <w:bCs/>
            </w:rPr>
          </w:rPrChange>
        </w:rPr>
        <w:t>4.1.2</w:t>
      </w:r>
      <w:r w:rsidRPr="00427A71">
        <w:rPr>
          <w:rStyle w:val="32"/>
          <w:rFonts w:hint="eastAsia"/>
          <w:rPrChange w:id="888" w:author="Administrator" w:date="2026-04-30T13:39:00Z">
            <w:rPr>
              <w:rFonts w:hint="eastAsia"/>
              <w:b/>
              <w:bCs/>
            </w:rPr>
          </w:rPrChange>
        </w:rPr>
        <w:t>后端</w:t>
      </w:r>
      <w:r w:rsidRPr="00427A71">
        <w:rPr>
          <w:rStyle w:val="32"/>
          <w:rPrChange w:id="889" w:author="Administrator" w:date="2026-04-30T13:39:00Z">
            <w:rPr>
              <w:b/>
              <w:bCs/>
            </w:rPr>
          </w:rPrChange>
        </w:rPr>
        <w:t xml:space="preserve"> MVT </w:t>
      </w:r>
      <w:r w:rsidRPr="00427A71">
        <w:rPr>
          <w:rStyle w:val="32"/>
          <w:rFonts w:hint="eastAsia"/>
          <w:rPrChange w:id="890" w:author="Administrator" w:date="2026-04-30T13:39:00Z">
            <w:rPr>
              <w:rFonts w:hint="eastAsia"/>
              <w:b/>
              <w:bCs/>
            </w:rPr>
          </w:rPrChange>
        </w:rPr>
        <w:t>微观架构模式</w:t>
      </w:r>
      <w:bookmarkEnd w:id="886"/>
    </w:p>
    <w:p w14:paraId="712430B0" w14:textId="77777777" w:rsidR="00BD1B67" w:rsidRPr="0035336D" w:rsidRDefault="00BD1B67" w:rsidP="00BD1B67">
      <w:pPr>
        <w:ind w:firstLine="480"/>
      </w:pPr>
      <w:r w:rsidRPr="0035336D">
        <w:t>在应用服务层的内部代码组织架构上，为了实现核心业务逻辑、数据库交互与前端视图的物理隔离，系统严格遵循了</w:t>
      </w:r>
      <w:r w:rsidRPr="0035336D">
        <w:t xml:space="preserve"> MVT </w:t>
      </w:r>
      <w:r w:rsidRPr="0035336D">
        <w:t>开发范式。其内部对象的调用链路与数据流转如图</w:t>
      </w:r>
      <w:r w:rsidRPr="0035336D">
        <w:t xml:space="preserve"> 4-2 </w:t>
      </w:r>
      <w:r w:rsidRPr="0035336D">
        <w:t>所示。</w:t>
      </w:r>
    </w:p>
    <w:p w14:paraId="146CCE58" w14:textId="77777777" w:rsidR="00536B9D" w:rsidRDefault="00745736">
      <w:pPr>
        <w:ind w:firstLineChars="0" w:firstLine="0"/>
        <w:jc w:val="center"/>
        <w:pPrChange w:id="891" w:author="Administrator" w:date="2026-04-30T13:58:00Z">
          <w:pPr>
            <w:ind w:firstLine="480"/>
            <w:jc w:val="center"/>
          </w:pPr>
        </w:pPrChange>
      </w:pPr>
      <w:r>
        <w:rPr>
          <w:noProof/>
        </w:rPr>
        <w:drawing>
          <wp:inline distT="0" distB="0" distL="0" distR="0" wp14:anchorId="5633F2AF" wp14:editId="21F1FE04">
            <wp:extent cx="5214376" cy="2264053"/>
            <wp:effectExtent l="19050" t="0" r="5324" b="0"/>
            <wp:docPr id="1179226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6254" name=""/>
                    <pic:cNvPicPr/>
                  </pic:nvPicPr>
                  <pic:blipFill>
                    <a:blip r:embed="rId37"/>
                    <a:srcRect t="20495"/>
                    <a:stretch>
                      <a:fillRect/>
                    </a:stretch>
                  </pic:blipFill>
                  <pic:spPr>
                    <a:xfrm>
                      <a:off x="0" y="0"/>
                      <a:ext cx="5215676" cy="2264618"/>
                    </a:xfrm>
                    <a:prstGeom prst="rect">
                      <a:avLst/>
                    </a:prstGeom>
                  </pic:spPr>
                </pic:pic>
              </a:graphicData>
            </a:graphic>
          </wp:inline>
        </w:drawing>
      </w:r>
    </w:p>
    <w:p w14:paraId="2D34C9EE" w14:textId="77777777" w:rsidR="00536B9D" w:rsidRDefault="00BD1B67">
      <w:pPr>
        <w:pStyle w:val="51"/>
        <w:spacing w:after="120"/>
        <w:pPrChange w:id="892" w:author="Administrator" w:date="2026-04-30T13:58:00Z">
          <w:pPr>
            <w:ind w:firstLine="480"/>
            <w:jc w:val="center"/>
          </w:pPr>
        </w:pPrChange>
      </w:pPr>
      <w:r w:rsidRPr="0035336D">
        <w:t>图</w:t>
      </w:r>
      <w:r w:rsidRPr="0035336D">
        <w:t xml:space="preserve"> 4-2 </w:t>
      </w:r>
      <w:r w:rsidRPr="0035336D">
        <w:t>后端</w:t>
      </w:r>
      <w:r w:rsidRPr="0035336D">
        <w:t xml:space="preserve"> MVT </w:t>
      </w:r>
      <w:r w:rsidRPr="0035336D">
        <w:t>微观架构流转图</w:t>
      </w:r>
    </w:p>
    <w:p w14:paraId="5D337FA2" w14:textId="77777777" w:rsidR="00BD1B67" w:rsidRPr="0035336D" w:rsidRDefault="00BD1B67" w:rsidP="00BD1B67">
      <w:pPr>
        <w:adjustRightInd w:val="0"/>
        <w:snapToGrid w:val="0"/>
        <w:ind w:firstLine="480"/>
      </w:pPr>
      <w:r w:rsidRPr="0035336D">
        <w:t>该图详细揭示了</w:t>
      </w:r>
      <w:r w:rsidRPr="0035336D">
        <w:t xml:space="preserve"> Flask </w:t>
      </w:r>
      <w:r w:rsidRPr="0035336D">
        <w:t>框架下</w:t>
      </w:r>
      <w:r w:rsidRPr="0035336D">
        <w:t xml:space="preserve"> MVT </w:t>
      </w:r>
      <w:r w:rsidRPr="0035336D">
        <w:t>架构的微观运转机制。展示了视图层（</w:t>
      </w:r>
      <w:r w:rsidRPr="0035336D">
        <w:t>View</w:t>
      </w:r>
      <w:r w:rsidRPr="0035336D">
        <w:t>）作为中枢路由器，是如何统筹协调数据模型（</w:t>
      </w:r>
      <w:r w:rsidRPr="0035336D">
        <w:t>Model</w:t>
      </w:r>
      <w:r w:rsidRPr="0035336D">
        <w:t>）与表现模板（</w:t>
      </w:r>
      <w:r w:rsidRPr="0035336D">
        <w:t>Template</w:t>
      </w:r>
      <w:r w:rsidRPr="0035336D">
        <w:t>），从而实现</w:t>
      </w:r>
      <w:r w:rsidRPr="0035336D">
        <w:t xml:space="preserve"> MVC </w:t>
      </w:r>
      <w:r w:rsidRPr="0035336D">
        <w:t>模式变体的高效解耦的。</w:t>
      </w:r>
    </w:p>
    <w:p w14:paraId="1BB45154" w14:textId="77777777" w:rsidR="00BD1B67" w:rsidDel="00E30EF7" w:rsidRDefault="00BD1B67" w:rsidP="00BD1B67">
      <w:pPr>
        <w:adjustRightInd w:val="0"/>
        <w:snapToGrid w:val="0"/>
        <w:ind w:firstLine="480"/>
        <w:rPr>
          <w:del w:id="893" w:author="Administrator" w:date="2026-04-30T13:45:00Z"/>
        </w:rPr>
      </w:pPr>
      <w:r w:rsidRPr="0035336D">
        <w:t>在系统代码的实际流转中，各层功能紧密配合：</w:t>
      </w:r>
    </w:p>
    <w:p w14:paraId="6FA0D76F" w14:textId="77777777" w:rsidR="00E30EF7" w:rsidRDefault="00E30EF7" w:rsidP="00BD1B67">
      <w:pPr>
        <w:adjustRightInd w:val="0"/>
        <w:snapToGrid w:val="0"/>
        <w:ind w:firstLine="480"/>
        <w:rPr>
          <w:ins w:id="894" w:author="Administrator" w:date="2026-04-30T13:45:00Z"/>
        </w:rPr>
      </w:pPr>
    </w:p>
    <w:p w14:paraId="0875A7F3" w14:textId="77777777" w:rsidR="00BD1B67" w:rsidDel="00E30EF7" w:rsidRDefault="00E30EF7" w:rsidP="00BD1B67">
      <w:pPr>
        <w:adjustRightInd w:val="0"/>
        <w:snapToGrid w:val="0"/>
        <w:ind w:firstLine="480"/>
        <w:rPr>
          <w:del w:id="895" w:author="Administrator" w:date="2026-04-30T13:45:00Z"/>
        </w:rPr>
      </w:pPr>
      <w:ins w:id="896" w:author="Administrator" w:date="2026-04-30T13:45:00Z">
        <w:r>
          <w:rPr>
            <w:rFonts w:hint="eastAsia"/>
          </w:rPr>
          <w:t>（</w:t>
        </w:r>
        <w:r>
          <w:rPr>
            <w:rFonts w:hint="eastAsia"/>
          </w:rPr>
          <w:t>1</w:t>
        </w:r>
        <w:r>
          <w:rPr>
            <w:rFonts w:hint="eastAsia"/>
          </w:rPr>
          <w:t>）</w:t>
        </w:r>
      </w:ins>
      <w:del w:id="897" w:author="Administrator" w:date="2026-04-30T13:45:00Z">
        <w:r w:rsidR="00BD1B67" w:rsidRPr="0035336D" w:rsidDel="00E30EF7">
          <w:delText xml:space="preserve">1. </w:delText>
        </w:r>
      </w:del>
      <w:r w:rsidR="00BD1B67" w:rsidRPr="0035336D">
        <w:t xml:space="preserve">M </w:t>
      </w:r>
      <w:r w:rsidR="00BD1B67" w:rsidRPr="0035336D">
        <w:t>层（</w:t>
      </w:r>
      <w:r w:rsidR="00BD1B67" w:rsidRPr="0035336D">
        <w:t xml:space="preserve">Model </w:t>
      </w:r>
      <w:r w:rsidR="00BD1B67" w:rsidRPr="0035336D">
        <w:t>模型层）：封装了底层的数据库</w:t>
      </w:r>
      <w:r w:rsidR="00BD1B67" w:rsidRPr="0035336D">
        <w:t xml:space="preserve"> DDL </w:t>
      </w:r>
      <w:r w:rsidR="00BD1B67" w:rsidRPr="0035336D">
        <w:t>与</w:t>
      </w:r>
      <w:r w:rsidR="00BD1B67" w:rsidRPr="0035336D">
        <w:t xml:space="preserve"> DML </w:t>
      </w:r>
      <w:r w:rsidR="00BD1B67" w:rsidRPr="0035336D">
        <w:t>操作指令。该层抽象出了用户实体（</w:t>
      </w:r>
      <w:r w:rsidR="00BD1B67" w:rsidRPr="0035336D">
        <w:t>User</w:t>
      </w:r>
      <w:r w:rsidR="00BD1B67" w:rsidRPr="0035336D">
        <w:t>）与知识片段实体（</w:t>
      </w:r>
      <w:r w:rsidR="00BD1B67" w:rsidRPr="0035336D">
        <w:t>Document_Chunk</w:t>
      </w:r>
      <w:r w:rsidR="00BD1B67" w:rsidRPr="0035336D">
        <w:t>），屏蔽了复杂的原生</w:t>
      </w:r>
      <w:r w:rsidR="00BD1B67" w:rsidRPr="0035336D">
        <w:t xml:space="preserve"> SQL </w:t>
      </w:r>
      <w:r w:rsidR="00BD1B67" w:rsidRPr="0035336D">
        <w:t>语法，实现了针对密码哈希的持久化写入与</w:t>
      </w:r>
      <w:r w:rsidR="00BD1B67" w:rsidRPr="0035336D">
        <w:t xml:space="preserve"> FAISS </w:t>
      </w:r>
      <w:r w:rsidR="00BD1B67" w:rsidRPr="0035336D">
        <w:t>内存特征检索的数据准备。</w:t>
      </w:r>
    </w:p>
    <w:p w14:paraId="24B8DB0A" w14:textId="77777777" w:rsidR="00E30EF7" w:rsidRDefault="00E30EF7" w:rsidP="00BD1B67">
      <w:pPr>
        <w:adjustRightInd w:val="0"/>
        <w:snapToGrid w:val="0"/>
        <w:ind w:firstLine="480"/>
        <w:rPr>
          <w:ins w:id="898" w:author="Administrator" w:date="2026-04-30T13:45:00Z"/>
        </w:rPr>
      </w:pPr>
    </w:p>
    <w:p w14:paraId="62B7C63A" w14:textId="77777777" w:rsidR="00E30EF7" w:rsidRDefault="00E30EF7" w:rsidP="00BD1B67">
      <w:pPr>
        <w:adjustRightInd w:val="0"/>
        <w:snapToGrid w:val="0"/>
        <w:ind w:firstLine="480"/>
        <w:rPr>
          <w:ins w:id="899" w:author="Administrator" w:date="2026-04-30T13:45:00Z"/>
        </w:rPr>
      </w:pPr>
      <w:ins w:id="900" w:author="Administrator" w:date="2026-04-30T13:45:00Z">
        <w:r>
          <w:rPr>
            <w:rFonts w:hint="eastAsia"/>
          </w:rPr>
          <w:lastRenderedPageBreak/>
          <w:t>（</w:t>
        </w:r>
        <w:r>
          <w:rPr>
            <w:rFonts w:hint="eastAsia"/>
          </w:rPr>
          <w:t>2</w:t>
        </w:r>
        <w:r>
          <w:rPr>
            <w:rFonts w:hint="eastAsia"/>
          </w:rPr>
          <w:t>）</w:t>
        </w:r>
      </w:ins>
      <w:del w:id="901" w:author="Administrator" w:date="2026-04-30T13:45:00Z">
        <w:r w:rsidR="00BD1B67" w:rsidRPr="0035336D" w:rsidDel="00E30EF7">
          <w:delText xml:space="preserve">2. </w:delText>
        </w:r>
      </w:del>
      <w:r w:rsidR="00BD1B67" w:rsidRPr="0035336D">
        <w:t xml:space="preserve">V </w:t>
      </w:r>
      <w:r w:rsidR="00BD1B67" w:rsidRPr="0035336D">
        <w:t>层（</w:t>
      </w:r>
      <w:r w:rsidR="00BD1B67" w:rsidRPr="0035336D">
        <w:t xml:space="preserve">View </w:t>
      </w:r>
      <w:r w:rsidR="00BD1B67" w:rsidRPr="0035336D">
        <w:t>视图层）：作为系统的核心中央控制器，负责承接并分发浏览器的</w:t>
      </w:r>
      <w:r w:rsidR="00BD1B67" w:rsidRPr="0035336D">
        <w:t xml:space="preserve"> HTTP </w:t>
      </w:r>
      <w:r w:rsidR="00BD1B67" w:rsidRPr="0035336D">
        <w:t>请求。该层利用特有的装饰器（如</w:t>
      </w:r>
      <w:r w:rsidR="00BD1B67" w:rsidRPr="0035336D">
        <w:t xml:space="preserve"> @login_required</w:t>
      </w:r>
      <w:r w:rsidR="00BD1B67" w:rsidRPr="0035336D">
        <w:t>）实现路由拦截防御，并在其内部完成了双路检索融合、防幻觉</w:t>
      </w:r>
      <w:r w:rsidR="00BD1B67" w:rsidRPr="0035336D">
        <w:t xml:space="preserve"> Prompt </w:t>
      </w:r>
      <w:r w:rsidR="00BD1B67" w:rsidRPr="0035336D">
        <w:t>组装以及对大模型网络流的串联控制。</w:t>
      </w:r>
    </w:p>
    <w:p w14:paraId="3F3C96BB" w14:textId="77777777" w:rsidR="00BD1B67" w:rsidRPr="0035336D" w:rsidDel="00E30EF7" w:rsidRDefault="00E30EF7" w:rsidP="00BD1B67">
      <w:pPr>
        <w:adjustRightInd w:val="0"/>
        <w:snapToGrid w:val="0"/>
        <w:ind w:firstLine="480"/>
        <w:rPr>
          <w:del w:id="902" w:author="Administrator" w:date="2026-04-30T13:45:00Z"/>
        </w:rPr>
      </w:pPr>
      <w:ins w:id="903" w:author="Administrator" w:date="2026-04-30T13:45:00Z">
        <w:r>
          <w:rPr>
            <w:rFonts w:hint="eastAsia"/>
          </w:rPr>
          <w:t>（</w:t>
        </w:r>
        <w:r>
          <w:rPr>
            <w:rFonts w:hint="eastAsia"/>
          </w:rPr>
          <w:t>3</w:t>
        </w:r>
        <w:r>
          <w:rPr>
            <w:rFonts w:hint="eastAsia"/>
          </w:rPr>
          <w:t>）</w:t>
        </w:r>
      </w:ins>
    </w:p>
    <w:p w14:paraId="126F60D9" w14:textId="77777777" w:rsidR="00BD1B67" w:rsidRPr="0035336D" w:rsidRDefault="00BD1B67" w:rsidP="00BD1B67">
      <w:pPr>
        <w:adjustRightInd w:val="0"/>
        <w:snapToGrid w:val="0"/>
        <w:ind w:firstLine="480"/>
      </w:pPr>
      <w:del w:id="904" w:author="Administrator" w:date="2026-04-30T13:45:00Z">
        <w:r w:rsidRPr="0035336D" w:rsidDel="00E30EF7">
          <w:delText xml:space="preserve">3. </w:delText>
        </w:r>
      </w:del>
      <w:r w:rsidRPr="0035336D">
        <w:t xml:space="preserve">T </w:t>
      </w:r>
      <w:r w:rsidRPr="0035336D">
        <w:t>层（</w:t>
      </w:r>
      <w:r w:rsidRPr="0035336D">
        <w:t xml:space="preserve">Template </w:t>
      </w:r>
      <w:r w:rsidRPr="0035336D">
        <w:t>模板层）：剥离了复杂的后端算力消耗，专注于交互的最终响应表现。本层主要包含渲染对话窗口的动态</w:t>
      </w:r>
      <w:r w:rsidRPr="0035336D">
        <w:t xml:space="preserve"> HTML </w:t>
      </w:r>
      <w:r w:rsidRPr="0035336D">
        <w:t>模板，负责接管并解析</w:t>
      </w:r>
      <w:r w:rsidRPr="0035336D">
        <w:t xml:space="preserve"> V </w:t>
      </w:r>
      <w:r w:rsidRPr="0035336D">
        <w:t>层下发的流式二进制流，最终将其转化为</w:t>
      </w:r>
      <w:r w:rsidRPr="0035336D">
        <w:t>“</w:t>
      </w:r>
      <w:r w:rsidRPr="0035336D">
        <w:t>打字机</w:t>
      </w:r>
      <w:r w:rsidRPr="0035336D">
        <w:t>”</w:t>
      </w:r>
      <w:r w:rsidRPr="0035336D">
        <w:t>效果平滑地呈献给用户，彻底闭环了整个</w:t>
      </w:r>
      <w:r w:rsidRPr="0035336D">
        <w:t xml:space="preserve"> RAG </w:t>
      </w:r>
      <w:r w:rsidRPr="0035336D">
        <w:t>问答交互生命周期。</w:t>
      </w:r>
    </w:p>
    <w:p w14:paraId="55E3214C" w14:textId="77777777" w:rsidR="00536B9D" w:rsidRPr="00536B9D" w:rsidRDefault="00427A71">
      <w:pPr>
        <w:pStyle w:val="21"/>
        <w:rPr>
          <w:rFonts w:hint="eastAsia"/>
          <w:rPrChange w:id="905" w:author="Administrator" w:date="2026-04-30T13:35:00Z">
            <w:rPr>
              <w:rFonts w:ascii="黑体" w:eastAsia="黑体" w:hAnsi="黑体" w:hint="eastAsia"/>
              <w:sz w:val="28"/>
            </w:rPr>
          </w:rPrChange>
        </w:rPr>
        <w:pPrChange w:id="906" w:author="Administrator" w:date="2026-04-30T13:35:00Z">
          <w:pPr>
            <w:pStyle w:val="b63ee27f-4cf3-414c-9275-d88e3f90795e"/>
            <w:spacing w:line="360" w:lineRule="auto"/>
          </w:pPr>
        </w:pPrChange>
      </w:pPr>
      <w:bookmarkStart w:id="907" w:name="_Toc228451487"/>
      <w:r w:rsidRPr="00427A71">
        <w:rPr>
          <w:rFonts w:hint="eastAsia"/>
          <w:rPrChange w:id="908" w:author="Administrator" w:date="2026-04-30T13:35:00Z">
            <w:rPr>
              <w:rFonts w:ascii="黑体" w:hAnsi="黑体" w:hint="eastAsia"/>
              <w:b w:val="0"/>
              <w:szCs w:val="24"/>
            </w:rPr>
          </w:rPrChange>
        </w:rPr>
        <w:t xml:space="preserve">4.2 </w:t>
      </w:r>
      <w:r w:rsidRPr="00427A71">
        <w:rPr>
          <w:rFonts w:hint="eastAsia"/>
          <w:rPrChange w:id="909" w:author="Administrator" w:date="2026-04-30T13:35:00Z">
            <w:rPr>
              <w:rFonts w:ascii="黑体" w:hAnsi="黑体" w:hint="eastAsia"/>
              <w:b w:val="0"/>
              <w:szCs w:val="24"/>
            </w:rPr>
          </w:rPrChange>
        </w:rPr>
        <w:t>核心业务流程设计</w:t>
      </w:r>
      <w:bookmarkEnd w:id="907"/>
    </w:p>
    <w:p w14:paraId="058150DB" w14:textId="3AC554A9" w:rsidR="00BD1B67" w:rsidRPr="0035336D" w:rsidRDefault="00BD1B67" w:rsidP="00BD1B67">
      <w:pPr>
        <w:ind w:firstLine="480"/>
      </w:pPr>
      <w:r w:rsidRPr="0035336D">
        <w:t>基于系统分层解耦的设计理念，</w:t>
      </w:r>
      <w:r w:rsidRPr="0035336D">
        <w:t xml:space="preserve">RAG </w:t>
      </w:r>
      <w:r w:rsidRPr="0035336D">
        <w:t>机制的业务流程在逻辑上被划分为离线知识构建与在线推理问答两条相互独立的执行链路</w:t>
      </w:r>
      <w:ins w:id="910" w:author="梦 毛" w:date="2026-05-01T01:37:00Z" w16du:dateUtc="2026-04-30T17:37:00Z">
        <w:r w:rsidR="00EA5BC4">
          <w:fldChar w:fldCharType="begin"/>
        </w:r>
        <w:r w:rsidR="00EA5BC4">
          <w:instrText xml:space="preserve"> ADDIN NE.Ref.{E9CC5DF8-8903-42A9-AC56-C171BBB8C8CE}</w:instrText>
        </w:r>
      </w:ins>
      <w:r w:rsidR="00EA5BC4">
        <w:fldChar w:fldCharType="separate"/>
      </w:r>
      <w:ins w:id="911" w:author="梦 毛" w:date="2026-05-01T01:37:00Z" w16du:dateUtc="2026-04-30T17:37:00Z">
        <w:r w:rsidR="00EA5BC4">
          <w:rPr>
            <w:color w:val="080000"/>
            <w:kern w:val="0"/>
          </w:rPr>
          <w:t>[4]</w:t>
        </w:r>
        <w:r w:rsidR="00EA5BC4">
          <w:fldChar w:fldCharType="end"/>
        </w:r>
      </w:ins>
      <w:r w:rsidRPr="0035336D">
        <w:t>。本节将对这两个核心流程进行详尽的设计与时序拆解。</w:t>
      </w:r>
    </w:p>
    <w:p w14:paraId="4D0798C8" w14:textId="77777777" w:rsidR="00536B9D" w:rsidRPr="00536B9D" w:rsidRDefault="00427A71">
      <w:pPr>
        <w:pStyle w:val="31"/>
        <w:rPr>
          <w:rStyle w:val="32"/>
          <w:rPrChange w:id="912" w:author="Administrator" w:date="2026-04-30T13:39:00Z">
            <w:rPr>
              <w:rFonts w:eastAsia="黑体"/>
              <w:b/>
              <w:bCs/>
            </w:rPr>
          </w:rPrChange>
        </w:rPr>
        <w:pPrChange w:id="913" w:author="Administrator" w:date="2026-04-30T13:39:00Z">
          <w:pPr>
            <w:adjustRightInd w:val="0"/>
            <w:snapToGrid w:val="0"/>
            <w:ind w:firstLine="482"/>
          </w:pPr>
        </w:pPrChange>
      </w:pPr>
      <w:bookmarkStart w:id="914" w:name="_Toc228451488"/>
      <w:r w:rsidRPr="00427A71">
        <w:rPr>
          <w:rStyle w:val="32"/>
          <w:rPrChange w:id="915" w:author="Administrator" w:date="2026-04-30T13:39:00Z">
            <w:rPr>
              <w:b/>
              <w:bCs/>
            </w:rPr>
          </w:rPrChange>
        </w:rPr>
        <w:t xml:space="preserve">4.2.1 </w:t>
      </w:r>
      <w:r w:rsidRPr="00427A71">
        <w:rPr>
          <w:rStyle w:val="32"/>
          <w:rFonts w:hint="eastAsia"/>
          <w:rPrChange w:id="916" w:author="Administrator" w:date="2026-04-30T13:39:00Z">
            <w:rPr>
              <w:rFonts w:hint="eastAsia"/>
              <w:b/>
              <w:bCs/>
            </w:rPr>
          </w:rPrChange>
        </w:rPr>
        <w:t>文档入库与指纹去重流程</w:t>
      </w:r>
      <w:bookmarkEnd w:id="914"/>
    </w:p>
    <w:p w14:paraId="377D057A" w14:textId="77777777" w:rsidR="00BD1B67" w:rsidRDefault="00BD1B67" w:rsidP="00BD1B67">
      <w:pPr>
        <w:adjustRightInd w:val="0"/>
        <w:snapToGrid w:val="0"/>
        <w:ind w:firstLine="480"/>
      </w:pPr>
      <w:r w:rsidRPr="0035336D">
        <w:t>文档的离线入库是构建高质量知识底座的第一步。为保障存储资源的有效利用并避免相似度检索时出现冗余噪音，本系统在传统提取流程前，创新性地加入了基于密码学哈希的文件查重流水线。其完整的入库控制流如图</w:t>
      </w:r>
      <w:r w:rsidRPr="0035336D">
        <w:t xml:space="preserve"> 4-2 </w:t>
      </w:r>
      <w:r w:rsidRPr="0035336D">
        <w:t>所示。</w:t>
      </w:r>
    </w:p>
    <w:p w14:paraId="5247E479" w14:textId="77777777" w:rsidR="00BD1B67" w:rsidRPr="00051EFA" w:rsidDel="004575C1" w:rsidRDefault="00BD1B67" w:rsidP="00BD1B67">
      <w:pPr>
        <w:adjustRightInd w:val="0"/>
        <w:snapToGrid w:val="0"/>
        <w:ind w:firstLine="480"/>
        <w:rPr>
          <w:del w:id="917" w:author="Administrator" w:date="2026-04-30T13:58:00Z"/>
        </w:rPr>
      </w:pPr>
    </w:p>
    <w:p w14:paraId="2B14D6EA" w14:textId="77777777" w:rsidR="00536B9D" w:rsidRDefault="00745736">
      <w:pPr>
        <w:adjustRightInd w:val="0"/>
        <w:snapToGrid w:val="0"/>
        <w:ind w:firstLineChars="0" w:firstLine="0"/>
        <w:jc w:val="center"/>
        <w:pPrChange w:id="918" w:author="Administrator" w:date="2026-04-30T13:58:00Z">
          <w:pPr>
            <w:adjustRightInd w:val="0"/>
            <w:snapToGrid w:val="0"/>
            <w:ind w:firstLine="480"/>
            <w:jc w:val="center"/>
          </w:pPr>
        </w:pPrChange>
      </w:pPr>
      <w:r>
        <w:rPr>
          <w:noProof/>
        </w:rPr>
        <w:drawing>
          <wp:inline distT="0" distB="0" distL="0" distR="0" wp14:anchorId="5BAA9C25" wp14:editId="3B35163A">
            <wp:extent cx="5947258" cy="2926080"/>
            <wp:effectExtent l="19050" t="0" r="0" b="0"/>
            <wp:docPr id="1771237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37689" name=""/>
                    <pic:cNvPicPr/>
                  </pic:nvPicPr>
                  <pic:blipFill>
                    <a:blip r:embed="rId38"/>
                    <a:srcRect t="9910"/>
                    <a:stretch>
                      <a:fillRect/>
                    </a:stretch>
                  </pic:blipFill>
                  <pic:spPr>
                    <a:xfrm>
                      <a:off x="0" y="0"/>
                      <a:ext cx="5947258" cy="2926080"/>
                    </a:xfrm>
                    <a:prstGeom prst="rect">
                      <a:avLst/>
                    </a:prstGeom>
                  </pic:spPr>
                </pic:pic>
              </a:graphicData>
            </a:graphic>
          </wp:inline>
        </w:drawing>
      </w:r>
    </w:p>
    <w:p w14:paraId="5985AA7E" w14:textId="77777777" w:rsidR="00536B9D" w:rsidRDefault="00BD1B67">
      <w:pPr>
        <w:pStyle w:val="51"/>
        <w:spacing w:after="120"/>
        <w:pPrChange w:id="919" w:author="Administrator" w:date="2026-04-30T13:58:00Z">
          <w:pPr>
            <w:adjustRightInd w:val="0"/>
            <w:snapToGrid w:val="0"/>
            <w:ind w:firstLine="480"/>
            <w:jc w:val="center"/>
          </w:pPr>
        </w:pPrChange>
      </w:pPr>
      <w:r w:rsidRPr="0035336D">
        <w:t>图</w:t>
      </w:r>
      <w:r w:rsidRPr="0035336D">
        <w:t xml:space="preserve"> 4-3 </w:t>
      </w:r>
      <w:r w:rsidRPr="0035336D">
        <w:t>文档入库与防重复检测</w:t>
      </w:r>
    </w:p>
    <w:p w14:paraId="77EA9BA8" w14:textId="77777777" w:rsidR="00BD1B67" w:rsidRPr="0035336D" w:rsidRDefault="00BD1B67" w:rsidP="00BD1B67">
      <w:pPr>
        <w:adjustRightInd w:val="0"/>
        <w:snapToGrid w:val="0"/>
        <w:ind w:firstLine="480"/>
      </w:pPr>
      <w:r w:rsidRPr="0035336D">
        <w:t>该流程图直观呈现了系统从文件接收到向量持久化的全生命周期。特别突出了通过</w:t>
      </w:r>
      <w:r w:rsidRPr="0035336D">
        <w:t xml:space="preserve"> MD5 </w:t>
      </w:r>
      <w:r w:rsidRPr="0035336D">
        <w:t>哈希计算进行</w:t>
      </w:r>
      <w:r w:rsidRPr="0035336D">
        <w:t>“</w:t>
      </w:r>
      <w:r w:rsidRPr="0035336D">
        <w:t>物理层拦截</w:t>
      </w:r>
      <w:r w:rsidRPr="0035336D">
        <w:t>”</w:t>
      </w:r>
      <w:r w:rsidRPr="0035336D">
        <w:t>的逻辑分支，展示了系统在处理海量文档时的数据纯净</w:t>
      </w:r>
      <w:r w:rsidRPr="0035336D">
        <w:lastRenderedPageBreak/>
        <w:t>度保障机制。</w:t>
      </w:r>
    </w:p>
    <w:p w14:paraId="7E626DD8" w14:textId="77777777" w:rsidR="00BD1B67" w:rsidRPr="0035336D" w:rsidRDefault="00BD1B67" w:rsidP="00BD1B67">
      <w:pPr>
        <w:ind w:firstLine="480"/>
      </w:pPr>
      <w:r w:rsidRPr="0035336D">
        <w:t>结合流水线设计，文档入库的具体执行动作如下：</w:t>
      </w:r>
    </w:p>
    <w:p w14:paraId="211CF460" w14:textId="77777777" w:rsidR="00BD1B67" w:rsidRPr="0035336D" w:rsidRDefault="00BD1B67" w:rsidP="00BD1B67">
      <w:pPr>
        <w:ind w:firstLine="480"/>
      </w:pPr>
      <w:r w:rsidRPr="0035336D">
        <w:t>（</w:t>
      </w:r>
      <w:r w:rsidRPr="0035336D">
        <w:t>1</w:t>
      </w:r>
      <w:r w:rsidRPr="0035336D">
        <w:t>）物理拦截与鉴权查重：当管理员上传文档后，后端服务并不立即加载解析器，而是首先在内存中提取文件的二进制流，并生成唯一的</w:t>
      </w:r>
      <w:r w:rsidRPr="0035336D">
        <w:t xml:space="preserve"> MD5 </w:t>
      </w:r>
      <w:r w:rsidRPr="0035336D">
        <w:t>文件指纹。系统立即查询数据库核对该指纹。若命中，则直接终止入库并抛出重复警告，省去了后续极其耗时的向量化算力开销。</w:t>
      </w:r>
    </w:p>
    <w:p w14:paraId="6ED7D8EB" w14:textId="77777777" w:rsidR="00BD1B67" w:rsidRPr="0035336D" w:rsidRDefault="00BD1B67" w:rsidP="00BD1B67">
      <w:pPr>
        <w:adjustRightInd w:val="0"/>
        <w:snapToGrid w:val="0"/>
        <w:ind w:firstLine="480"/>
      </w:pPr>
      <w:r w:rsidRPr="0035336D">
        <w:t>（</w:t>
      </w:r>
      <w:r w:rsidRPr="0035336D">
        <w:t>2</w:t>
      </w:r>
      <w:r w:rsidRPr="0035336D">
        <w:t>）异构提取与递归切片：对于校验通过的全新文档，解析引擎将依据文件后缀名调用对应的驱动提取纯文本。随后，长文本被送入递归字符切分器，按照</w:t>
      </w:r>
      <w:r w:rsidRPr="0035336D">
        <w:t xml:space="preserve"> 512 </w:t>
      </w:r>
      <w:r w:rsidRPr="0035336D">
        <w:t>字符的窗口上限及</w:t>
      </w:r>
      <w:r w:rsidRPr="0035336D">
        <w:t xml:space="preserve"> 50 </w:t>
      </w:r>
      <w:r w:rsidRPr="0035336D">
        <w:t>字符的重叠度（</w:t>
      </w:r>
      <w:r w:rsidRPr="0035336D">
        <w:t>Overlap</w:t>
      </w:r>
      <w:r w:rsidRPr="0035336D">
        <w:t>）被精准分割，最大程度地保留了段落的语义连贯性。</w:t>
      </w:r>
    </w:p>
    <w:p w14:paraId="69A9AB9A" w14:textId="77777777" w:rsidR="00BD1B67" w:rsidRPr="0035336D" w:rsidRDefault="00BD1B67" w:rsidP="00BD1B67">
      <w:pPr>
        <w:adjustRightInd w:val="0"/>
        <w:snapToGrid w:val="0"/>
        <w:ind w:firstLine="480"/>
      </w:pPr>
      <w:r w:rsidRPr="0035336D">
        <w:t>（</w:t>
      </w:r>
      <w:r w:rsidRPr="0035336D">
        <w:t>3</w:t>
      </w:r>
      <w:r w:rsidRPr="0035336D">
        <w:t>）向量化与持久化：每一块经过校验和切割的优质文本片段，交由本地</w:t>
      </w:r>
      <w:r w:rsidRPr="0035336D">
        <w:t xml:space="preserve"> text</w:t>
      </w:r>
      <w:del w:id="920" w:author="Administrator" w:date="2026-04-30T14:14:00Z">
        <w:r w:rsidRPr="0035336D" w:rsidDel="00DB126D">
          <w:delText>2v</w:delText>
        </w:r>
      </w:del>
      <w:r w:rsidRPr="0035336D">
        <w:t xml:space="preserve">ec </w:t>
      </w:r>
      <w:r w:rsidRPr="0035336D">
        <w:t>模型提取特征，生成</w:t>
      </w:r>
      <w:r w:rsidRPr="0035336D">
        <w:t xml:space="preserve"> 768 </w:t>
      </w:r>
      <w:r w:rsidRPr="0035336D">
        <w:t>维稠密语义向量，最终与切片原文强绑定存入</w:t>
      </w:r>
      <w:r w:rsidRPr="0035336D">
        <w:t xml:space="preserve"> MySQL </w:t>
      </w:r>
      <w:r w:rsidRPr="0035336D">
        <w:t>数据库，完成知识底座的构建。</w:t>
      </w:r>
    </w:p>
    <w:p w14:paraId="2D291314" w14:textId="77777777" w:rsidR="00536B9D" w:rsidRPr="00536B9D" w:rsidRDefault="00427A71">
      <w:pPr>
        <w:pStyle w:val="31"/>
        <w:rPr>
          <w:rStyle w:val="32"/>
          <w:rPrChange w:id="921" w:author="Administrator" w:date="2026-04-30T13:40:00Z">
            <w:rPr>
              <w:rFonts w:eastAsia="黑体"/>
              <w:b/>
              <w:bCs/>
            </w:rPr>
          </w:rPrChange>
        </w:rPr>
        <w:pPrChange w:id="922" w:author="Administrator" w:date="2026-04-30T13:40:00Z">
          <w:pPr>
            <w:adjustRightInd w:val="0"/>
            <w:snapToGrid w:val="0"/>
            <w:ind w:firstLine="482"/>
          </w:pPr>
        </w:pPrChange>
      </w:pPr>
      <w:bookmarkStart w:id="923" w:name="_Toc228451489"/>
      <w:r w:rsidRPr="00427A71">
        <w:rPr>
          <w:rStyle w:val="32"/>
          <w:rPrChange w:id="924" w:author="Administrator" w:date="2026-04-30T13:40:00Z">
            <w:rPr>
              <w:b/>
              <w:bCs/>
            </w:rPr>
          </w:rPrChange>
        </w:rPr>
        <w:t>4.2.2</w:t>
      </w:r>
      <w:r w:rsidRPr="00427A71">
        <w:rPr>
          <w:rStyle w:val="32"/>
          <w:rFonts w:hint="eastAsia"/>
          <w:rPrChange w:id="925" w:author="Administrator" w:date="2026-04-30T13:40:00Z">
            <w:rPr>
              <w:rFonts w:hint="eastAsia"/>
              <w:b/>
              <w:bCs/>
            </w:rPr>
          </w:rPrChange>
        </w:rPr>
        <w:t>在线流：双路检索与流式问答响应</w:t>
      </w:r>
      <w:bookmarkEnd w:id="923"/>
    </w:p>
    <w:p w14:paraId="1BCDC1D5" w14:textId="77777777" w:rsidR="00BD1B67" w:rsidRPr="0035336D" w:rsidRDefault="00BD1B67" w:rsidP="00BD1B67">
      <w:pPr>
        <w:ind w:firstLine="480"/>
      </w:pPr>
      <w:r w:rsidRPr="0035336D">
        <w:t>相较于离线入库，在线问答对系统的响应延迟与查准率有着极高的要求。为了清晰展现用户提问后，数据在前端、后端检索中枢及云端大模型之间的流转过程，本系统设计了如图</w:t>
      </w:r>
      <w:r w:rsidRPr="0035336D">
        <w:t xml:space="preserve"> 4-3 </w:t>
      </w:r>
      <w:r w:rsidRPr="0035336D">
        <w:t>所示的交互时序逻辑。</w:t>
      </w:r>
    </w:p>
    <w:p w14:paraId="3F91BA82" w14:textId="77777777" w:rsidR="00536B9D" w:rsidRDefault="00745736">
      <w:pPr>
        <w:adjustRightInd w:val="0"/>
        <w:snapToGrid w:val="0"/>
        <w:ind w:firstLineChars="0" w:firstLine="0"/>
        <w:jc w:val="center"/>
        <w:rPr>
          <w:rFonts w:eastAsia="黑体"/>
          <w:b/>
          <w:bCs/>
        </w:rPr>
        <w:pPrChange w:id="926" w:author="Administrator" w:date="2026-04-30T13:59:00Z">
          <w:pPr>
            <w:adjustRightInd w:val="0"/>
            <w:snapToGrid w:val="0"/>
            <w:ind w:firstLine="482"/>
            <w:jc w:val="center"/>
          </w:pPr>
        </w:pPrChange>
      </w:pPr>
      <w:r>
        <w:rPr>
          <w:rFonts w:eastAsia="黑体"/>
          <w:b/>
          <w:bCs/>
          <w:noProof/>
        </w:rPr>
        <w:drawing>
          <wp:inline distT="0" distB="0" distL="0" distR="0" wp14:anchorId="7EA2804A" wp14:editId="3B209331">
            <wp:extent cx="5947258" cy="3013862"/>
            <wp:effectExtent l="19050" t="0" r="0" b="0"/>
            <wp:docPr id="45079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7162" name="图片 450797162"/>
                    <pic:cNvPicPr/>
                  </pic:nvPicPr>
                  <pic:blipFill>
                    <a:blip r:embed="rId39" cstate="print">
                      <a:extLst>
                        <a:ext uri="{28A0092B-C50C-407E-A947-70E740481C1C}">
                          <a14:useLocalDpi xmlns:a14="http://schemas.microsoft.com/office/drawing/2010/main" val="0"/>
                        </a:ext>
                      </a:extLst>
                    </a:blip>
                    <a:srcRect t="6998"/>
                    <a:stretch>
                      <a:fillRect/>
                    </a:stretch>
                  </pic:blipFill>
                  <pic:spPr>
                    <a:xfrm>
                      <a:off x="0" y="0"/>
                      <a:ext cx="5947258" cy="3013862"/>
                    </a:xfrm>
                    <a:prstGeom prst="rect">
                      <a:avLst/>
                    </a:prstGeom>
                  </pic:spPr>
                </pic:pic>
              </a:graphicData>
            </a:graphic>
          </wp:inline>
        </w:drawing>
      </w:r>
    </w:p>
    <w:p w14:paraId="54ACD48F" w14:textId="77777777" w:rsidR="00536B9D" w:rsidRPr="00536B9D" w:rsidRDefault="00BD1B67">
      <w:pPr>
        <w:pStyle w:val="51"/>
        <w:spacing w:after="120"/>
        <w:rPr>
          <w:rPrChange w:id="927" w:author="Administrator" w:date="2026-04-30T13:58:00Z">
            <w:rPr>
              <w:rFonts w:eastAsia="黑体"/>
              <w:b/>
              <w:bCs/>
            </w:rPr>
          </w:rPrChange>
        </w:rPr>
        <w:pPrChange w:id="928" w:author="Administrator" w:date="2026-04-30T13:58:00Z">
          <w:pPr>
            <w:adjustRightInd w:val="0"/>
            <w:snapToGrid w:val="0"/>
            <w:ind w:firstLine="480"/>
            <w:jc w:val="center"/>
          </w:pPr>
        </w:pPrChange>
      </w:pPr>
      <w:r w:rsidRPr="0035336D">
        <w:t>如图</w:t>
      </w:r>
      <w:r w:rsidRPr="0035336D">
        <w:t xml:space="preserve"> 4-4  RAG </w:t>
      </w:r>
      <w:r w:rsidRPr="0035336D">
        <w:t>智能问答链路时序图</w:t>
      </w:r>
    </w:p>
    <w:p w14:paraId="056348CC" w14:textId="77777777" w:rsidR="00BD1B67" w:rsidRPr="0035336D" w:rsidDel="00E30EF7" w:rsidRDefault="00BD1B67" w:rsidP="00BD1B67">
      <w:pPr>
        <w:adjustRightInd w:val="0"/>
        <w:snapToGrid w:val="0"/>
        <w:ind w:firstLine="480"/>
        <w:rPr>
          <w:del w:id="929" w:author="Administrator" w:date="2026-04-30T13:46:00Z"/>
        </w:rPr>
      </w:pPr>
      <w:r w:rsidRPr="0035336D">
        <w:t>该时序图详细拆解了系统处理一次对话请求的全过程。清晰展示了</w:t>
      </w:r>
      <w:r w:rsidRPr="0035336D">
        <w:t>“</w:t>
      </w:r>
      <w:r w:rsidRPr="0035336D">
        <w:t>双路混合检索</w:t>
      </w:r>
      <w:r w:rsidRPr="0035336D">
        <w:t>”</w:t>
      </w:r>
      <w:r w:rsidRPr="0035336D">
        <w:t>如</w:t>
      </w:r>
      <w:r w:rsidRPr="0035336D">
        <w:lastRenderedPageBreak/>
        <w:t>何为大模型提供上下文弹药，以及</w:t>
      </w:r>
      <w:r w:rsidRPr="0035336D">
        <w:t xml:space="preserve"> SSE </w:t>
      </w:r>
      <w:r w:rsidRPr="0035336D">
        <w:t>长连接技术如何解耦大模型的推理耗时，从而保障用户的实时交互体验。</w:t>
      </w:r>
    </w:p>
    <w:p w14:paraId="4CEC5B3A" w14:textId="77777777" w:rsidR="00BD1B67" w:rsidRPr="0035336D" w:rsidRDefault="00BD1B67" w:rsidP="00BD1B67">
      <w:pPr>
        <w:adjustRightInd w:val="0"/>
        <w:snapToGrid w:val="0"/>
        <w:ind w:firstLine="480"/>
      </w:pPr>
    </w:p>
    <w:p w14:paraId="2274A4DA" w14:textId="77777777" w:rsidR="00BD1B67" w:rsidRPr="0035336D" w:rsidRDefault="00BD1B67" w:rsidP="00BD1B67">
      <w:pPr>
        <w:adjustRightInd w:val="0"/>
        <w:snapToGrid w:val="0"/>
        <w:ind w:firstLine="480"/>
      </w:pPr>
      <w:r w:rsidRPr="0035336D">
        <w:t>在线问答的核心链路设计如下：</w:t>
      </w:r>
    </w:p>
    <w:p w14:paraId="6FE4FE6F" w14:textId="77777777" w:rsidR="00BD1B67" w:rsidRPr="0035336D" w:rsidRDefault="00E30EF7" w:rsidP="00BD1B67">
      <w:pPr>
        <w:adjustRightInd w:val="0"/>
        <w:snapToGrid w:val="0"/>
        <w:ind w:firstLine="480"/>
      </w:pPr>
      <w:ins w:id="930" w:author="Administrator" w:date="2026-04-30T13:46:00Z">
        <w:r>
          <w:rPr>
            <w:rFonts w:hint="eastAsia"/>
          </w:rPr>
          <w:t>（</w:t>
        </w:r>
        <w:r>
          <w:rPr>
            <w:rFonts w:hint="eastAsia"/>
          </w:rPr>
          <w:t>1</w:t>
        </w:r>
        <w:r>
          <w:rPr>
            <w:rFonts w:hint="eastAsia"/>
          </w:rPr>
          <w:t>）</w:t>
        </w:r>
      </w:ins>
      <w:del w:id="931" w:author="Administrator" w:date="2026-04-30T13:46:00Z">
        <w:r w:rsidR="00BD1B67" w:rsidRPr="0035336D" w:rsidDel="00E30EF7">
          <w:delText xml:space="preserve">1. </w:delText>
        </w:r>
      </w:del>
      <w:r w:rsidR="00BD1B67" w:rsidRPr="0035336D">
        <w:t>意图捕获与双路召回：当用户在前端发起提问后，</w:t>
      </w:r>
      <w:r w:rsidR="00BD1B67" w:rsidRPr="0035336D">
        <w:t xml:space="preserve">Flask </w:t>
      </w:r>
      <w:r w:rsidR="00BD1B67" w:rsidRPr="0035336D">
        <w:t>后端并发启动两条检索路径。一路将提问进行</w:t>
      </w:r>
      <w:r w:rsidR="00BD1B67" w:rsidRPr="0035336D">
        <w:t xml:space="preserve"> 768 </w:t>
      </w:r>
      <w:r w:rsidR="00BD1B67" w:rsidRPr="0035336D">
        <w:t>维向量化并在</w:t>
      </w:r>
      <w:r w:rsidR="00BD1B67" w:rsidRPr="0035336D">
        <w:t xml:space="preserve"> FAISS </w:t>
      </w:r>
      <w:r w:rsidR="00BD1B67" w:rsidRPr="0035336D">
        <w:t>中比对语义；另一路利用</w:t>
      </w:r>
      <w:r w:rsidR="00BD1B67" w:rsidRPr="0035336D">
        <w:t xml:space="preserve"> BM25 </w:t>
      </w:r>
      <w:r w:rsidR="00BD1B67" w:rsidRPr="0035336D">
        <w:t>算法进行精确词法匹配。</w:t>
      </w:r>
    </w:p>
    <w:p w14:paraId="3F01CDDA" w14:textId="77777777" w:rsidR="00BD1B67" w:rsidRPr="0035336D" w:rsidRDefault="00E30EF7" w:rsidP="00BD1B67">
      <w:pPr>
        <w:adjustRightInd w:val="0"/>
        <w:snapToGrid w:val="0"/>
        <w:ind w:firstLine="480"/>
      </w:pPr>
      <w:ins w:id="932" w:author="Administrator" w:date="2026-04-30T13:46:00Z">
        <w:r>
          <w:rPr>
            <w:rFonts w:hint="eastAsia"/>
          </w:rPr>
          <w:t>（</w:t>
        </w:r>
        <w:r>
          <w:rPr>
            <w:rFonts w:hint="eastAsia"/>
          </w:rPr>
          <w:t>2</w:t>
        </w:r>
        <w:r>
          <w:rPr>
            <w:rFonts w:hint="eastAsia"/>
          </w:rPr>
          <w:t>）</w:t>
        </w:r>
      </w:ins>
      <w:del w:id="933" w:author="Administrator" w:date="2026-04-30T13:46:00Z">
        <w:r w:rsidR="00BD1B67" w:rsidRPr="0035336D" w:rsidDel="00E30EF7">
          <w:delText xml:space="preserve">2. </w:delText>
        </w:r>
      </w:del>
      <w:r w:rsidR="00BD1B67" w:rsidRPr="0035336D">
        <w:t>防幻觉过滤与增强：系统对双路得分进行加权融合后，强制应用</w:t>
      </w:r>
      <w:r w:rsidR="00BD1B67" w:rsidRPr="0035336D">
        <w:t xml:space="preserve"> 0.45 </w:t>
      </w:r>
      <w:r w:rsidR="00BD1B67" w:rsidRPr="0035336D">
        <w:t>的相似度阈值进行滤除。达标的核心知识切片被注入带有</w:t>
      </w:r>
      <w:r w:rsidR="00BD1B67" w:rsidRPr="0035336D">
        <w:t>“</w:t>
      </w:r>
      <w:r w:rsidR="00BD1B67" w:rsidRPr="0035336D">
        <w:t>严禁虚构</w:t>
      </w:r>
      <w:r w:rsidR="00BD1B67" w:rsidRPr="0035336D">
        <w:t>”</w:t>
      </w:r>
      <w:r w:rsidR="00BD1B67" w:rsidRPr="0035336D">
        <w:t>指令的安全</w:t>
      </w:r>
      <w:r w:rsidR="00BD1B67" w:rsidRPr="0035336D">
        <w:t xml:space="preserve"> Prompt </w:t>
      </w:r>
      <w:r w:rsidR="00BD1B67" w:rsidRPr="0035336D">
        <w:t>模板中。</w:t>
      </w:r>
    </w:p>
    <w:p w14:paraId="434302D4" w14:textId="77777777" w:rsidR="00BD1B67" w:rsidRPr="0035336D" w:rsidRDefault="00E30EF7" w:rsidP="00BD1B67">
      <w:pPr>
        <w:adjustRightInd w:val="0"/>
        <w:snapToGrid w:val="0"/>
        <w:ind w:firstLine="480"/>
      </w:pPr>
      <w:ins w:id="934" w:author="Administrator" w:date="2026-04-30T13:46:00Z">
        <w:r>
          <w:rPr>
            <w:rFonts w:hint="eastAsia"/>
          </w:rPr>
          <w:t>（</w:t>
        </w:r>
        <w:r>
          <w:rPr>
            <w:rFonts w:hint="eastAsia"/>
          </w:rPr>
          <w:t>3</w:t>
        </w:r>
        <w:r>
          <w:rPr>
            <w:rFonts w:hint="eastAsia"/>
          </w:rPr>
          <w:t>）</w:t>
        </w:r>
      </w:ins>
      <w:del w:id="935" w:author="Administrator" w:date="2026-04-30T13:46:00Z">
        <w:r w:rsidR="00BD1B67" w:rsidRPr="0035336D" w:rsidDel="00E30EF7">
          <w:delText xml:space="preserve">3. </w:delText>
        </w:r>
      </w:del>
      <w:r w:rsidR="00BD1B67" w:rsidRPr="0035336D">
        <w:t xml:space="preserve">SSE </w:t>
      </w:r>
      <w:r w:rsidR="00BD1B67" w:rsidRPr="0035336D">
        <w:t>流式生成（打字机响应）：后端将组装好的</w:t>
      </w:r>
      <w:r w:rsidR="00BD1B67" w:rsidRPr="0035336D">
        <w:t xml:space="preserve"> Prompt </w:t>
      </w:r>
      <w:r w:rsidR="00BD1B67" w:rsidRPr="0035336D">
        <w:t>发送至云端</w:t>
      </w:r>
      <w:r w:rsidR="00BD1B67" w:rsidRPr="0035336D">
        <w:t xml:space="preserve"> Qwen-Plus </w:t>
      </w:r>
      <w:r w:rsidR="00BD1B67" w:rsidRPr="0035336D">
        <w:t>大模型。系统建立</w:t>
      </w:r>
      <w:r w:rsidR="00BD1B67" w:rsidRPr="0035336D">
        <w:t xml:space="preserve"> SSE</w:t>
      </w:r>
      <w:r w:rsidR="00BD1B67" w:rsidRPr="0035336D">
        <w:t>（</w:t>
      </w:r>
      <w:r w:rsidR="00BD1B67" w:rsidRPr="0035336D">
        <w:t>Server-Sent Events</w:t>
      </w:r>
      <w:r w:rsidR="00BD1B67" w:rsidRPr="0035336D">
        <w:t>）数据通道，接收到大模型生成的每一个</w:t>
      </w:r>
      <w:r w:rsidR="00BD1B67" w:rsidRPr="0035336D">
        <w:t xml:space="preserve"> Token</w:t>
      </w:r>
      <w:r w:rsidR="00BD1B67" w:rsidRPr="0035336D">
        <w:t>（字）后，立即推送到浏览器前端渲染。这彻底打破了传统</w:t>
      </w:r>
      <w:r w:rsidR="00BD1B67" w:rsidRPr="0035336D">
        <w:t xml:space="preserve"> HTTP </w:t>
      </w:r>
      <w:r w:rsidR="00BD1B67" w:rsidRPr="0035336D">
        <w:t>协议</w:t>
      </w:r>
      <w:r w:rsidR="00BD1B67" w:rsidRPr="0035336D">
        <w:t>“</w:t>
      </w:r>
      <w:r w:rsidR="00BD1B67" w:rsidRPr="0035336D">
        <w:t>等全段生成完再返回</w:t>
      </w:r>
      <w:r w:rsidR="00BD1B67" w:rsidRPr="0035336D">
        <w:t>”</w:t>
      </w:r>
      <w:r w:rsidR="00BD1B67" w:rsidRPr="0035336D">
        <w:t>的阻塞模式，将首字等待时间压低至秒级。</w:t>
      </w:r>
    </w:p>
    <w:p w14:paraId="7CD068A9" w14:textId="77777777" w:rsidR="00536B9D" w:rsidRPr="00536B9D" w:rsidRDefault="00427A71">
      <w:pPr>
        <w:pStyle w:val="21"/>
        <w:rPr>
          <w:rFonts w:hint="eastAsia"/>
          <w:rPrChange w:id="936" w:author="Administrator" w:date="2026-04-30T13:35:00Z">
            <w:rPr>
              <w:rFonts w:ascii="黑体" w:eastAsia="黑体" w:hAnsi="黑体" w:hint="eastAsia"/>
              <w:sz w:val="28"/>
            </w:rPr>
          </w:rPrChange>
        </w:rPr>
        <w:pPrChange w:id="937" w:author="Administrator" w:date="2026-04-30T13:35:00Z">
          <w:pPr>
            <w:pStyle w:val="b63ee27f-4cf3-414c-9275-d88e3f90795e"/>
            <w:spacing w:line="360" w:lineRule="auto"/>
          </w:pPr>
        </w:pPrChange>
      </w:pPr>
      <w:bookmarkStart w:id="938" w:name="_Toc228451490"/>
      <w:r w:rsidRPr="00427A71">
        <w:rPr>
          <w:rFonts w:hint="eastAsia"/>
          <w:rPrChange w:id="939" w:author="Administrator" w:date="2026-04-30T13:35:00Z">
            <w:rPr>
              <w:rFonts w:ascii="黑体" w:hAnsi="黑体" w:hint="eastAsia"/>
              <w:b w:val="0"/>
              <w:szCs w:val="24"/>
            </w:rPr>
          </w:rPrChange>
        </w:rPr>
        <w:t xml:space="preserve">4.3 </w:t>
      </w:r>
      <w:r w:rsidRPr="00427A71">
        <w:rPr>
          <w:rFonts w:hint="eastAsia"/>
          <w:rPrChange w:id="940" w:author="Administrator" w:date="2026-04-30T13:35:00Z">
            <w:rPr>
              <w:rFonts w:ascii="黑体" w:hAnsi="黑体" w:hint="eastAsia"/>
              <w:b w:val="0"/>
              <w:szCs w:val="24"/>
            </w:rPr>
          </w:rPrChange>
        </w:rPr>
        <w:t>数据库模型设计</w:t>
      </w:r>
      <w:bookmarkEnd w:id="938"/>
    </w:p>
    <w:p w14:paraId="624C1FF1" w14:textId="77777777" w:rsidR="00BD1B67" w:rsidRPr="0035336D" w:rsidRDefault="00BD1B67" w:rsidP="00BD1B67">
      <w:pPr>
        <w:adjustRightInd w:val="0"/>
        <w:snapToGrid w:val="0"/>
        <w:ind w:firstLine="480"/>
      </w:pPr>
      <w:r w:rsidRPr="0035336D">
        <w:t>系统底层的持久化数据存储严格遵循数据库设计的第三范式（</w:t>
      </w:r>
      <w:del w:id="941" w:author="Administrator" w:date="2026-04-30T14:14:00Z">
        <w:r w:rsidRPr="0035336D" w:rsidDel="00DB126D">
          <w:delText>3N</w:delText>
        </w:r>
      </w:del>
      <w:r w:rsidRPr="0035336D">
        <w:t>F</w:t>
      </w:r>
      <w:r w:rsidRPr="0035336D">
        <w:t>），通过物理主键（</w:t>
      </w:r>
      <w:r w:rsidRPr="0035336D">
        <w:t>Primary Key</w:t>
      </w:r>
      <w:r w:rsidRPr="0035336D">
        <w:t>）与逻辑外键（</w:t>
      </w:r>
      <w:r w:rsidRPr="0035336D">
        <w:t>Foreign Key</w:t>
      </w:r>
      <w:r w:rsidRPr="0035336D">
        <w:t>）建立严密的关联机制。结合</w:t>
      </w:r>
      <w:r w:rsidRPr="0035336D">
        <w:t xml:space="preserve"> RAG </w:t>
      </w:r>
      <w:r w:rsidRPr="0035336D">
        <w:t>架构的特殊业务需求，本系统共设计了</w:t>
      </w:r>
      <w:r w:rsidRPr="0035336D">
        <w:t xml:space="preserve"> 5 </w:t>
      </w:r>
      <w:r w:rsidRPr="0035336D">
        <w:t>张核心数据表。</w:t>
      </w:r>
    </w:p>
    <w:p w14:paraId="1D7246D5" w14:textId="77777777" w:rsidR="00BD1B67" w:rsidRPr="0035336D" w:rsidRDefault="00745736" w:rsidP="00BD1B67">
      <w:pPr>
        <w:adjustRightInd w:val="0"/>
        <w:snapToGrid w:val="0"/>
        <w:ind w:firstLine="480"/>
        <w:jc w:val="center"/>
      </w:pPr>
      <w:r>
        <w:rPr>
          <w:noProof/>
        </w:rPr>
        <w:drawing>
          <wp:inline distT="0" distB="0" distL="0" distR="0" wp14:anchorId="6BBB7F76" wp14:editId="1315C8B5">
            <wp:extent cx="5947258" cy="2977286"/>
            <wp:effectExtent l="19050" t="0" r="0" b="0"/>
            <wp:docPr id="84844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6519" name=""/>
                    <pic:cNvPicPr/>
                  </pic:nvPicPr>
                  <pic:blipFill>
                    <a:blip r:embed="rId40"/>
                    <a:srcRect t="8333"/>
                    <a:stretch>
                      <a:fillRect/>
                    </a:stretch>
                  </pic:blipFill>
                  <pic:spPr>
                    <a:xfrm>
                      <a:off x="0" y="0"/>
                      <a:ext cx="5947258" cy="2977286"/>
                    </a:xfrm>
                    <a:prstGeom prst="rect">
                      <a:avLst/>
                    </a:prstGeom>
                  </pic:spPr>
                </pic:pic>
              </a:graphicData>
            </a:graphic>
          </wp:inline>
        </w:drawing>
      </w:r>
    </w:p>
    <w:p w14:paraId="44140A88" w14:textId="77777777" w:rsidR="00536B9D" w:rsidRDefault="00BD1B67">
      <w:pPr>
        <w:pStyle w:val="51"/>
        <w:spacing w:after="120"/>
        <w:pPrChange w:id="942" w:author="Administrator" w:date="2026-04-30T13:59:00Z">
          <w:pPr>
            <w:adjustRightInd w:val="0"/>
            <w:snapToGrid w:val="0"/>
            <w:ind w:firstLine="480"/>
            <w:jc w:val="center"/>
          </w:pPr>
        </w:pPrChange>
      </w:pPr>
      <w:r w:rsidRPr="0035336D">
        <w:t>图</w:t>
      </w:r>
      <w:r w:rsidRPr="0035336D">
        <w:t xml:space="preserve"> 4-5 </w:t>
      </w:r>
      <w:r w:rsidRPr="0035336D">
        <w:t>数据库实体关系（</w:t>
      </w:r>
      <w:r w:rsidRPr="0035336D">
        <w:t>E-R</w:t>
      </w:r>
      <w:r w:rsidRPr="0035336D">
        <w:t>）图</w:t>
      </w:r>
    </w:p>
    <w:p w14:paraId="4FE4E33D" w14:textId="77777777" w:rsidR="00BD1B67" w:rsidRPr="0035336D" w:rsidRDefault="00BD1B67" w:rsidP="00BD1B67">
      <w:pPr>
        <w:adjustRightInd w:val="0"/>
        <w:snapToGrid w:val="0"/>
        <w:ind w:firstLine="480"/>
      </w:pPr>
      <w:r w:rsidRPr="0035336D">
        <w:t>上图直观呈现了系统底层数据的物理关联逻辑。系统通过将</w:t>
      </w:r>
      <w:r w:rsidRPr="0035336D">
        <w:t xml:space="preserve"> users</w:t>
      </w:r>
      <w:r w:rsidRPr="0035336D">
        <w:t>、</w:t>
      </w:r>
      <w:r w:rsidRPr="0035336D">
        <w:t>documents</w:t>
      </w:r>
      <w:r w:rsidRPr="0035336D">
        <w:t>、</w:t>
      </w:r>
      <w:r w:rsidRPr="0035336D">
        <w:lastRenderedPageBreak/>
        <w:t xml:space="preserve">chat_sessions </w:t>
      </w:r>
      <w:r w:rsidRPr="0035336D">
        <w:t>与底层的子表建立级联删除（</w:t>
      </w:r>
      <w:r w:rsidRPr="0035336D">
        <w:t>CASCADE DELETE</w:t>
      </w:r>
      <w:r w:rsidRPr="0035336D">
        <w:t>）约束，在物理层面确保了</w:t>
      </w:r>
      <w:r w:rsidRPr="0035336D">
        <w:t>“</w:t>
      </w:r>
      <w:r w:rsidRPr="0035336D">
        <w:t>用户</w:t>
      </w:r>
      <w:r w:rsidRPr="0035336D">
        <w:t>-</w:t>
      </w:r>
      <w:r w:rsidRPr="0035336D">
        <w:t>文档</w:t>
      </w:r>
      <w:r w:rsidRPr="0035336D">
        <w:t>-</w:t>
      </w:r>
      <w:r w:rsidRPr="0035336D">
        <w:t>切片</w:t>
      </w:r>
      <w:r w:rsidRPr="0035336D">
        <w:t>-</w:t>
      </w:r>
      <w:r w:rsidRPr="0035336D">
        <w:t>向量</w:t>
      </w:r>
      <w:r w:rsidRPr="0035336D">
        <w:t>”</w:t>
      </w:r>
      <w:r w:rsidRPr="0035336D">
        <w:t>整个生命周期的一致性。当管理员删除某份失效文档时，其产生的所有向量切片将被数据库引擎自动清理，从根源上杜绝了脏数据的产生。</w:t>
      </w:r>
    </w:p>
    <w:p w14:paraId="1AEE8137" w14:textId="77777777" w:rsidR="00BD1B67" w:rsidRPr="0035336D" w:rsidRDefault="00BD1B67" w:rsidP="00BD1B67">
      <w:pPr>
        <w:adjustRightInd w:val="0"/>
        <w:snapToGrid w:val="0"/>
        <w:ind w:firstLine="480"/>
      </w:pPr>
      <w:r w:rsidRPr="0035336D">
        <w:t>根据</w:t>
      </w:r>
      <w:r w:rsidRPr="0035336D">
        <w:t xml:space="preserve"> E-R </w:t>
      </w:r>
      <w:r w:rsidRPr="0035336D">
        <w:t>图的设计逻辑，系统的核心物理表结构详细定义如下：</w:t>
      </w:r>
    </w:p>
    <w:p w14:paraId="4ADFDD97" w14:textId="77777777" w:rsidR="00536B9D" w:rsidRPr="00536B9D" w:rsidRDefault="00427A71">
      <w:pPr>
        <w:pStyle w:val="31"/>
        <w:rPr>
          <w:rStyle w:val="32"/>
          <w:rPrChange w:id="943" w:author="Administrator" w:date="2026-04-30T13:40:00Z">
            <w:rPr>
              <w:rFonts w:eastAsia="黑体"/>
              <w:b/>
              <w:bCs/>
            </w:rPr>
          </w:rPrChange>
        </w:rPr>
        <w:pPrChange w:id="944" w:author="Administrator" w:date="2026-04-30T13:40:00Z">
          <w:pPr>
            <w:adjustRightInd w:val="0"/>
            <w:snapToGrid w:val="0"/>
            <w:ind w:firstLine="482"/>
          </w:pPr>
        </w:pPrChange>
      </w:pPr>
      <w:bookmarkStart w:id="945" w:name="_Toc228451491"/>
      <w:r w:rsidRPr="00427A71">
        <w:rPr>
          <w:rStyle w:val="32"/>
          <w:rPrChange w:id="946" w:author="Administrator" w:date="2026-04-30T13:40:00Z">
            <w:rPr>
              <w:b/>
              <w:bCs/>
            </w:rPr>
          </w:rPrChange>
        </w:rPr>
        <w:t xml:space="preserve">4.3.1 </w:t>
      </w:r>
      <w:r w:rsidRPr="00427A71">
        <w:rPr>
          <w:rStyle w:val="32"/>
          <w:rFonts w:hint="eastAsia"/>
          <w:rPrChange w:id="947" w:author="Administrator" w:date="2026-04-30T13:40:00Z">
            <w:rPr>
              <w:rFonts w:hint="eastAsia"/>
              <w:b/>
              <w:bCs/>
            </w:rPr>
          </w:rPrChange>
        </w:rPr>
        <w:t>用户与权限表</w:t>
      </w:r>
      <w:r w:rsidRPr="00427A71">
        <w:rPr>
          <w:rStyle w:val="32"/>
          <w:rPrChange w:id="948" w:author="Administrator" w:date="2026-04-30T13:40:00Z">
            <w:rPr>
              <w:b/>
              <w:bCs/>
            </w:rPr>
          </w:rPrChange>
        </w:rPr>
        <w:t xml:space="preserve"> (users)</w:t>
      </w:r>
      <w:bookmarkEnd w:id="945"/>
    </w:p>
    <w:p w14:paraId="0944D60E" w14:textId="77777777" w:rsidR="00BD1B67" w:rsidRPr="0035336D" w:rsidRDefault="00BD1B67" w:rsidP="00BD1B67">
      <w:pPr>
        <w:ind w:firstLine="480"/>
      </w:pPr>
      <w:r w:rsidRPr="0035336D">
        <w:t>该表用于存储企业员工与管理员的核心账户信息。为保障系统免受拖库攻击，用户密码强制采用</w:t>
      </w:r>
      <w:r w:rsidRPr="0035336D">
        <w:t xml:space="preserve"> bcrypt </w:t>
      </w:r>
      <w:r w:rsidRPr="0035336D">
        <w:t>算法进行哈希单向加密。</w:t>
      </w:r>
    </w:p>
    <w:p w14:paraId="30D495A7" w14:textId="77777777" w:rsidR="00536B9D" w:rsidRDefault="00BD1B67">
      <w:pPr>
        <w:pStyle w:val="61"/>
        <w:spacing w:before="120"/>
        <w:pPrChange w:id="949" w:author="Administrator" w:date="2026-04-30T14:01:00Z">
          <w:pPr>
            <w:adjustRightInd w:val="0"/>
            <w:snapToGrid w:val="0"/>
            <w:ind w:firstLine="480"/>
          </w:pPr>
        </w:pPrChange>
      </w:pPr>
      <w:r w:rsidRPr="0035336D">
        <w:t>表 4-1 users 表结构定义</w:t>
      </w:r>
    </w:p>
    <w:tbl>
      <w:tblPr>
        <w:tblW w:w="0" w:type="auto"/>
        <w:jc w:val="center"/>
        <w:tblBorders>
          <w:top w:val="single" w:sz="12" w:space="0" w:color="auto"/>
          <w:bottom w:val="single" w:sz="12" w:space="0" w:color="auto"/>
        </w:tblBorders>
        <w:tblLook w:val="04A0" w:firstRow="1" w:lastRow="0" w:firstColumn="1" w:lastColumn="0" w:noHBand="0" w:noVBand="1"/>
        <w:tblPrChange w:id="950" w:author="Administrator" w:date="2026-04-30T14:10:00Z">
          <w:tblPr>
            <w:tblW w:w="0" w:type="auto"/>
            <w:jc w:val="center"/>
            <w:tblBorders>
              <w:top w:val="single" w:sz="12" w:space="0" w:color="auto"/>
              <w:bottom w:val="single" w:sz="12" w:space="0" w:color="auto"/>
            </w:tblBorders>
            <w:tblLook w:val="04A0" w:firstRow="1" w:lastRow="0" w:firstColumn="1" w:lastColumn="0" w:noHBand="0" w:noVBand="1"/>
          </w:tblPr>
        </w:tblPrChange>
      </w:tblPr>
      <w:tblGrid>
        <w:gridCol w:w="2298"/>
        <w:gridCol w:w="2376"/>
        <w:gridCol w:w="2399"/>
        <w:gridCol w:w="2338"/>
        <w:tblGridChange w:id="951">
          <w:tblGrid>
            <w:gridCol w:w="2298"/>
            <w:gridCol w:w="39"/>
            <w:gridCol w:w="2337"/>
            <w:gridCol w:w="2399"/>
            <w:gridCol w:w="2338"/>
          </w:tblGrid>
        </w:tblGridChange>
      </w:tblGrid>
      <w:tr w:rsidR="00BD1B67" w:rsidRPr="0035336D" w14:paraId="40E0AA78" w14:textId="77777777" w:rsidTr="00C62AB0">
        <w:trPr>
          <w:jc w:val="center"/>
          <w:trPrChange w:id="952" w:author="Administrator" w:date="2026-04-30T14:10:00Z">
            <w:trPr>
              <w:jc w:val="center"/>
            </w:trPr>
          </w:trPrChange>
        </w:trPr>
        <w:tc>
          <w:tcPr>
            <w:tcW w:w="2298" w:type="dxa"/>
            <w:tcBorders>
              <w:top w:val="single" w:sz="12" w:space="0" w:color="auto"/>
              <w:bottom w:val="single" w:sz="6" w:space="0" w:color="auto"/>
            </w:tcBorders>
            <w:vAlign w:val="center"/>
            <w:tcPrChange w:id="953" w:author="Administrator" w:date="2026-04-30T14:10:00Z">
              <w:tcPr>
                <w:tcW w:w="2337" w:type="dxa"/>
                <w:gridSpan w:val="2"/>
                <w:tcBorders>
                  <w:top w:val="single" w:sz="12" w:space="0" w:color="auto"/>
                  <w:bottom w:val="single" w:sz="6" w:space="0" w:color="auto"/>
                </w:tcBorders>
                <w:vAlign w:val="center"/>
              </w:tcPr>
            </w:tcPrChange>
          </w:tcPr>
          <w:p w14:paraId="667DF4D8" w14:textId="77777777" w:rsidR="00536B9D" w:rsidRDefault="00BD1B67">
            <w:pPr>
              <w:adjustRightInd w:val="0"/>
              <w:ind w:firstLine="482"/>
              <w:jc w:val="center"/>
              <w:pPrChange w:id="954" w:author="Administrator" w:date="2026-04-30T14:10:00Z">
                <w:pPr>
                  <w:adjustRightInd w:val="0"/>
                  <w:ind w:firstLine="482"/>
                </w:pPr>
              </w:pPrChange>
            </w:pPr>
            <w:r w:rsidRPr="0035336D">
              <w:rPr>
                <w:b/>
                <w:bCs/>
              </w:rPr>
              <w:t>字段名称</w:t>
            </w:r>
          </w:p>
        </w:tc>
        <w:tc>
          <w:tcPr>
            <w:tcW w:w="2376" w:type="dxa"/>
            <w:tcBorders>
              <w:top w:val="single" w:sz="12" w:space="0" w:color="auto"/>
              <w:bottom w:val="single" w:sz="6" w:space="0" w:color="auto"/>
            </w:tcBorders>
            <w:vAlign w:val="center"/>
            <w:tcPrChange w:id="955" w:author="Administrator" w:date="2026-04-30T14:10:00Z">
              <w:tcPr>
                <w:tcW w:w="2337" w:type="dxa"/>
                <w:tcBorders>
                  <w:top w:val="single" w:sz="12" w:space="0" w:color="auto"/>
                  <w:bottom w:val="single" w:sz="6" w:space="0" w:color="auto"/>
                </w:tcBorders>
                <w:vAlign w:val="center"/>
              </w:tcPr>
            </w:tcPrChange>
          </w:tcPr>
          <w:p w14:paraId="0926DFC2" w14:textId="77777777" w:rsidR="00536B9D" w:rsidRDefault="00BD1B67">
            <w:pPr>
              <w:adjustRightInd w:val="0"/>
              <w:ind w:firstLine="482"/>
              <w:jc w:val="center"/>
              <w:pPrChange w:id="956" w:author="Administrator" w:date="2026-04-30T14:10:00Z">
                <w:pPr>
                  <w:adjustRightInd w:val="0"/>
                  <w:ind w:firstLine="482"/>
                </w:pPr>
              </w:pPrChange>
            </w:pPr>
            <w:r w:rsidRPr="0035336D">
              <w:rPr>
                <w:b/>
                <w:bCs/>
              </w:rPr>
              <w:t>数据类型</w:t>
            </w:r>
          </w:p>
        </w:tc>
        <w:tc>
          <w:tcPr>
            <w:tcW w:w="2399" w:type="dxa"/>
            <w:tcBorders>
              <w:top w:val="single" w:sz="12" w:space="0" w:color="auto"/>
              <w:bottom w:val="single" w:sz="6" w:space="0" w:color="auto"/>
            </w:tcBorders>
            <w:vAlign w:val="center"/>
            <w:tcPrChange w:id="957" w:author="Administrator" w:date="2026-04-30T14:10:00Z">
              <w:tcPr>
                <w:tcW w:w="2338" w:type="dxa"/>
                <w:tcBorders>
                  <w:top w:val="single" w:sz="12" w:space="0" w:color="auto"/>
                  <w:bottom w:val="single" w:sz="6" w:space="0" w:color="auto"/>
                </w:tcBorders>
                <w:vAlign w:val="center"/>
              </w:tcPr>
            </w:tcPrChange>
          </w:tcPr>
          <w:p w14:paraId="3362CE6C" w14:textId="77777777" w:rsidR="00536B9D" w:rsidRDefault="00BD1B67">
            <w:pPr>
              <w:adjustRightInd w:val="0"/>
              <w:ind w:firstLine="482"/>
              <w:jc w:val="center"/>
              <w:pPrChange w:id="958" w:author="Administrator" w:date="2026-04-30T14:10:00Z">
                <w:pPr>
                  <w:adjustRightInd w:val="0"/>
                  <w:ind w:firstLine="482"/>
                </w:pPr>
              </w:pPrChange>
            </w:pPr>
            <w:r w:rsidRPr="0035336D">
              <w:rPr>
                <w:b/>
                <w:bCs/>
              </w:rPr>
              <w:t>约束条件</w:t>
            </w:r>
          </w:p>
        </w:tc>
        <w:tc>
          <w:tcPr>
            <w:tcW w:w="2338" w:type="dxa"/>
            <w:tcBorders>
              <w:top w:val="single" w:sz="12" w:space="0" w:color="auto"/>
              <w:bottom w:val="single" w:sz="6" w:space="0" w:color="auto"/>
            </w:tcBorders>
            <w:vAlign w:val="center"/>
            <w:tcPrChange w:id="959" w:author="Administrator" w:date="2026-04-30T14:10:00Z">
              <w:tcPr>
                <w:tcW w:w="2338" w:type="dxa"/>
                <w:tcBorders>
                  <w:top w:val="single" w:sz="12" w:space="0" w:color="auto"/>
                  <w:bottom w:val="single" w:sz="6" w:space="0" w:color="auto"/>
                </w:tcBorders>
                <w:vAlign w:val="center"/>
              </w:tcPr>
            </w:tcPrChange>
          </w:tcPr>
          <w:p w14:paraId="7095E0DE" w14:textId="77777777" w:rsidR="00536B9D" w:rsidRDefault="00BD1B67">
            <w:pPr>
              <w:adjustRightInd w:val="0"/>
              <w:ind w:firstLine="482"/>
              <w:jc w:val="center"/>
              <w:pPrChange w:id="960" w:author="Administrator" w:date="2026-04-30T14:10:00Z">
                <w:pPr>
                  <w:adjustRightInd w:val="0"/>
                  <w:ind w:firstLine="482"/>
                </w:pPr>
              </w:pPrChange>
            </w:pPr>
            <w:r w:rsidRPr="0035336D">
              <w:rPr>
                <w:b/>
                <w:bCs/>
              </w:rPr>
              <w:t>描述</w:t>
            </w:r>
          </w:p>
        </w:tc>
      </w:tr>
      <w:tr w:rsidR="00BD1B67" w:rsidRPr="0035336D" w14:paraId="0FC7F38D" w14:textId="77777777" w:rsidTr="00C62AB0">
        <w:trPr>
          <w:jc w:val="center"/>
          <w:trPrChange w:id="961" w:author="Administrator" w:date="2026-04-30T14:10:00Z">
            <w:trPr>
              <w:jc w:val="center"/>
            </w:trPr>
          </w:trPrChange>
        </w:trPr>
        <w:tc>
          <w:tcPr>
            <w:tcW w:w="2298" w:type="dxa"/>
            <w:tcBorders>
              <w:top w:val="single" w:sz="6" w:space="0" w:color="auto"/>
            </w:tcBorders>
            <w:vAlign w:val="center"/>
            <w:tcPrChange w:id="962" w:author="Administrator" w:date="2026-04-30T14:10:00Z">
              <w:tcPr>
                <w:tcW w:w="2337" w:type="dxa"/>
                <w:gridSpan w:val="2"/>
                <w:tcBorders>
                  <w:top w:val="single" w:sz="6" w:space="0" w:color="auto"/>
                </w:tcBorders>
                <w:vAlign w:val="center"/>
              </w:tcPr>
            </w:tcPrChange>
          </w:tcPr>
          <w:p w14:paraId="05F8A752" w14:textId="77777777" w:rsidR="00536B9D" w:rsidRDefault="00BD1B67">
            <w:pPr>
              <w:adjustRightInd w:val="0"/>
              <w:ind w:firstLine="480"/>
              <w:jc w:val="center"/>
              <w:pPrChange w:id="963" w:author="Administrator" w:date="2026-04-30T14:10:00Z">
                <w:pPr>
                  <w:adjustRightInd w:val="0"/>
                  <w:ind w:firstLine="480"/>
                </w:pPr>
              </w:pPrChange>
            </w:pPr>
            <w:r w:rsidRPr="0035336D">
              <w:t>id</w:t>
            </w:r>
          </w:p>
        </w:tc>
        <w:tc>
          <w:tcPr>
            <w:tcW w:w="2376" w:type="dxa"/>
            <w:tcBorders>
              <w:top w:val="single" w:sz="6" w:space="0" w:color="auto"/>
            </w:tcBorders>
            <w:vAlign w:val="center"/>
            <w:tcPrChange w:id="964" w:author="Administrator" w:date="2026-04-30T14:10:00Z">
              <w:tcPr>
                <w:tcW w:w="2337" w:type="dxa"/>
                <w:tcBorders>
                  <w:top w:val="single" w:sz="6" w:space="0" w:color="auto"/>
                </w:tcBorders>
                <w:vAlign w:val="center"/>
              </w:tcPr>
            </w:tcPrChange>
          </w:tcPr>
          <w:p w14:paraId="2F37B395" w14:textId="77777777" w:rsidR="00536B9D" w:rsidRDefault="00BD1B67">
            <w:pPr>
              <w:adjustRightInd w:val="0"/>
              <w:ind w:firstLine="480"/>
              <w:jc w:val="center"/>
              <w:pPrChange w:id="965" w:author="Administrator" w:date="2026-04-30T14:10:00Z">
                <w:pPr>
                  <w:adjustRightInd w:val="0"/>
                  <w:ind w:firstLine="480"/>
                </w:pPr>
              </w:pPrChange>
            </w:pPr>
            <w:r w:rsidRPr="0035336D">
              <w:t>INT</w:t>
            </w:r>
          </w:p>
        </w:tc>
        <w:tc>
          <w:tcPr>
            <w:tcW w:w="2399" w:type="dxa"/>
            <w:tcBorders>
              <w:top w:val="single" w:sz="6" w:space="0" w:color="auto"/>
            </w:tcBorders>
            <w:vAlign w:val="center"/>
            <w:tcPrChange w:id="966" w:author="Administrator" w:date="2026-04-30T14:10:00Z">
              <w:tcPr>
                <w:tcW w:w="2338" w:type="dxa"/>
                <w:tcBorders>
                  <w:top w:val="single" w:sz="6" w:space="0" w:color="auto"/>
                </w:tcBorders>
                <w:vAlign w:val="center"/>
              </w:tcPr>
            </w:tcPrChange>
          </w:tcPr>
          <w:p w14:paraId="06F116DA" w14:textId="77777777" w:rsidR="00536B9D" w:rsidRDefault="00BD1B67">
            <w:pPr>
              <w:adjustRightInd w:val="0"/>
              <w:ind w:firstLine="480"/>
              <w:jc w:val="center"/>
              <w:pPrChange w:id="967" w:author="Administrator" w:date="2026-04-30T14:10:00Z">
                <w:pPr>
                  <w:adjustRightInd w:val="0"/>
                  <w:ind w:firstLine="480"/>
                </w:pPr>
              </w:pPrChange>
            </w:pPr>
            <w:r w:rsidRPr="0035336D">
              <w:t>PK, AUTO_INCREMENT</w:t>
            </w:r>
          </w:p>
        </w:tc>
        <w:tc>
          <w:tcPr>
            <w:tcW w:w="2338" w:type="dxa"/>
            <w:tcBorders>
              <w:top w:val="single" w:sz="6" w:space="0" w:color="auto"/>
            </w:tcBorders>
            <w:vAlign w:val="center"/>
            <w:tcPrChange w:id="968" w:author="Administrator" w:date="2026-04-30T14:10:00Z">
              <w:tcPr>
                <w:tcW w:w="2338" w:type="dxa"/>
                <w:tcBorders>
                  <w:top w:val="single" w:sz="6" w:space="0" w:color="auto"/>
                </w:tcBorders>
                <w:vAlign w:val="center"/>
              </w:tcPr>
            </w:tcPrChange>
          </w:tcPr>
          <w:p w14:paraId="6A0653C1" w14:textId="77777777" w:rsidR="00536B9D" w:rsidRDefault="00BD1B67">
            <w:pPr>
              <w:adjustRightInd w:val="0"/>
              <w:ind w:firstLine="480"/>
              <w:jc w:val="center"/>
              <w:pPrChange w:id="969" w:author="Administrator" w:date="2026-04-30T14:10:00Z">
                <w:pPr>
                  <w:adjustRightInd w:val="0"/>
                  <w:ind w:firstLine="480"/>
                </w:pPr>
              </w:pPrChange>
            </w:pPr>
            <w:r w:rsidRPr="0035336D">
              <w:t>物理主键，自增</w:t>
            </w:r>
          </w:p>
        </w:tc>
      </w:tr>
      <w:tr w:rsidR="00BD1B67" w:rsidRPr="0035336D" w14:paraId="307482AA" w14:textId="77777777" w:rsidTr="00C62AB0">
        <w:trPr>
          <w:jc w:val="center"/>
          <w:trPrChange w:id="970" w:author="Administrator" w:date="2026-04-30T14:10:00Z">
            <w:trPr>
              <w:jc w:val="center"/>
            </w:trPr>
          </w:trPrChange>
        </w:trPr>
        <w:tc>
          <w:tcPr>
            <w:tcW w:w="2298" w:type="dxa"/>
            <w:vAlign w:val="center"/>
            <w:tcPrChange w:id="971" w:author="Administrator" w:date="2026-04-30T14:10:00Z">
              <w:tcPr>
                <w:tcW w:w="2337" w:type="dxa"/>
                <w:gridSpan w:val="2"/>
                <w:vAlign w:val="center"/>
              </w:tcPr>
            </w:tcPrChange>
          </w:tcPr>
          <w:p w14:paraId="04D712F0" w14:textId="77777777" w:rsidR="00536B9D" w:rsidRDefault="00BD1B67">
            <w:pPr>
              <w:adjustRightInd w:val="0"/>
              <w:ind w:firstLine="480"/>
              <w:jc w:val="center"/>
              <w:pPrChange w:id="972" w:author="Administrator" w:date="2026-04-30T14:10:00Z">
                <w:pPr>
                  <w:adjustRightInd w:val="0"/>
                  <w:ind w:firstLine="480"/>
                </w:pPr>
              </w:pPrChange>
            </w:pPr>
            <w:r w:rsidRPr="0035336D">
              <w:t>username</w:t>
            </w:r>
          </w:p>
        </w:tc>
        <w:tc>
          <w:tcPr>
            <w:tcW w:w="2376" w:type="dxa"/>
            <w:vAlign w:val="center"/>
            <w:tcPrChange w:id="973" w:author="Administrator" w:date="2026-04-30T14:10:00Z">
              <w:tcPr>
                <w:tcW w:w="2337" w:type="dxa"/>
                <w:vAlign w:val="center"/>
              </w:tcPr>
            </w:tcPrChange>
          </w:tcPr>
          <w:p w14:paraId="49FE22D4" w14:textId="77777777" w:rsidR="00536B9D" w:rsidRDefault="00BD1B67">
            <w:pPr>
              <w:adjustRightInd w:val="0"/>
              <w:ind w:firstLine="480"/>
              <w:jc w:val="center"/>
              <w:pPrChange w:id="974" w:author="Administrator" w:date="2026-04-30T14:10:00Z">
                <w:pPr>
                  <w:adjustRightInd w:val="0"/>
                  <w:ind w:firstLine="480"/>
                </w:pPr>
              </w:pPrChange>
            </w:pPr>
            <w:r w:rsidRPr="0035336D">
              <w:t>VARCHAR(50)</w:t>
            </w:r>
          </w:p>
        </w:tc>
        <w:tc>
          <w:tcPr>
            <w:tcW w:w="2399" w:type="dxa"/>
            <w:vAlign w:val="center"/>
            <w:tcPrChange w:id="975" w:author="Administrator" w:date="2026-04-30T14:10:00Z">
              <w:tcPr>
                <w:tcW w:w="2338" w:type="dxa"/>
                <w:vAlign w:val="center"/>
              </w:tcPr>
            </w:tcPrChange>
          </w:tcPr>
          <w:p w14:paraId="358B0E36" w14:textId="77777777" w:rsidR="00536B9D" w:rsidRDefault="00BD1B67">
            <w:pPr>
              <w:adjustRightInd w:val="0"/>
              <w:ind w:firstLine="480"/>
              <w:jc w:val="center"/>
              <w:pPrChange w:id="976" w:author="Administrator" w:date="2026-04-30T14:10:00Z">
                <w:pPr>
                  <w:adjustRightInd w:val="0"/>
                  <w:ind w:firstLine="480"/>
                </w:pPr>
              </w:pPrChange>
            </w:pPr>
            <w:r w:rsidRPr="0035336D">
              <w:t>UNIQUE, NOT NULL</w:t>
            </w:r>
          </w:p>
        </w:tc>
        <w:tc>
          <w:tcPr>
            <w:tcW w:w="2338" w:type="dxa"/>
            <w:vAlign w:val="center"/>
            <w:tcPrChange w:id="977" w:author="Administrator" w:date="2026-04-30T14:10:00Z">
              <w:tcPr>
                <w:tcW w:w="2338" w:type="dxa"/>
                <w:vAlign w:val="center"/>
              </w:tcPr>
            </w:tcPrChange>
          </w:tcPr>
          <w:p w14:paraId="32ACF660" w14:textId="77777777" w:rsidR="00536B9D" w:rsidRDefault="00BD1B67">
            <w:pPr>
              <w:adjustRightInd w:val="0"/>
              <w:ind w:firstLine="480"/>
              <w:jc w:val="center"/>
              <w:pPrChange w:id="978" w:author="Administrator" w:date="2026-04-30T14:10:00Z">
                <w:pPr>
                  <w:adjustRightInd w:val="0"/>
                  <w:ind w:firstLine="480"/>
                </w:pPr>
              </w:pPrChange>
            </w:pPr>
            <w:r w:rsidRPr="0035336D">
              <w:t>登录账号，全局唯一</w:t>
            </w:r>
          </w:p>
        </w:tc>
      </w:tr>
      <w:tr w:rsidR="00BD1B67" w:rsidRPr="0035336D" w14:paraId="33CEEB91" w14:textId="77777777" w:rsidTr="00C62AB0">
        <w:trPr>
          <w:jc w:val="center"/>
          <w:trPrChange w:id="979" w:author="Administrator" w:date="2026-04-30T14:10:00Z">
            <w:trPr>
              <w:jc w:val="center"/>
            </w:trPr>
          </w:trPrChange>
        </w:trPr>
        <w:tc>
          <w:tcPr>
            <w:tcW w:w="2298" w:type="dxa"/>
            <w:vAlign w:val="center"/>
            <w:tcPrChange w:id="980" w:author="Administrator" w:date="2026-04-30T14:10:00Z">
              <w:tcPr>
                <w:tcW w:w="2337" w:type="dxa"/>
                <w:gridSpan w:val="2"/>
                <w:vAlign w:val="center"/>
              </w:tcPr>
            </w:tcPrChange>
          </w:tcPr>
          <w:p w14:paraId="00C579AC" w14:textId="77777777" w:rsidR="00536B9D" w:rsidRDefault="00BD1B67">
            <w:pPr>
              <w:adjustRightInd w:val="0"/>
              <w:ind w:firstLine="480"/>
              <w:jc w:val="center"/>
              <w:pPrChange w:id="981" w:author="Administrator" w:date="2026-04-30T14:10:00Z">
                <w:pPr>
                  <w:adjustRightInd w:val="0"/>
                  <w:ind w:firstLine="480"/>
                </w:pPr>
              </w:pPrChange>
            </w:pPr>
            <w:r w:rsidRPr="0035336D">
              <w:t>password_hash</w:t>
            </w:r>
          </w:p>
        </w:tc>
        <w:tc>
          <w:tcPr>
            <w:tcW w:w="2376" w:type="dxa"/>
            <w:vAlign w:val="center"/>
            <w:tcPrChange w:id="982" w:author="Administrator" w:date="2026-04-30T14:10:00Z">
              <w:tcPr>
                <w:tcW w:w="2337" w:type="dxa"/>
                <w:vAlign w:val="center"/>
              </w:tcPr>
            </w:tcPrChange>
          </w:tcPr>
          <w:p w14:paraId="32D95AA8" w14:textId="77777777" w:rsidR="00536B9D" w:rsidRDefault="00BD1B67">
            <w:pPr>
              <w:adjustRightInd w:val="0"/>
              <w:ind w:firstLine="480"/>
              <w:jc w:val="center"/>
              <w:pPrChange w:id="983" w:author="Administrator" w:date="2026-04-30T14:10:00Z">
                <w:pPr>
                  <w:adjustRightInd w:val="0"/>
                  <w:ind w:firstLine="480"/>
                </w:pPr>
              </w:pPrChange>
            </w:pPr>
            <w:r w:rsidRPr="0035336D">
              <w:t>VARCHAR(255)</w:t>
            </w:r>
          </w:p>
        </w:tc>
        <w:tc>
          <w:tcPr>
            <w:tcW w:w="2399" w:type="dxa"/>
            <w:vAlign w:val="center"/>
            <w:tcPrChange w:id="984" w:author="Administrator" w:date="2026-04-30T14:10:00Z">
              <w:tcPr>
                <w:tcW w:w="2338" w:type="dxa"/>
                <w:vAlign w:val="center"/>
              </w:tcPr>
            </w:tcPrChange>
          </w:tcPr>
          <w:p w14:paraId="5777A816" w14:textId="77777777" w:rsidR="00536B9D" w:rsidRDefault="00BD1B67">
            <w:pPr>
              <w:adjustRightInd w:val="0"/>
              <w:ind w:firstLine="480"/>
              <w:jc w:val="center"/>
              <w:pPrChange w:id="985" w:author="Administrator" w:date="2026-04-30T14:10:00Z">
                <w:pPr>
                  <w:adjustRightInd w:val="0"/>
                  <w:ind w:firstLine="480"/>
                </w:pPr>
              </w:pPrChange>
            </w:pPr>
            <w:r w:rsidRPr="0035336D">
              <w:t>NOT NULL</w:t>
            </w:r>
          </w:p>
        </w:tc>
        <w:tc>
          <w:tcPr>
            <w:tcW w:w="2338" w:type="dxa"/>
            <w:vAlign w:val="center"/>
            <w:tcPrChange w:id="986" w:author="Administrator" w:date="2026-04-30T14:10:00Z">
              <w:tcPr>
                <w:tcW w:w="2338" w:type="dxa"/>
                <w:vAlign w:val="center"/>
              </w:tcPr>
            </w:tcPrChange>
          </w:tcPr>
          <w:p w14:paraId="24783D28" w14:textId="77777777" w:rsidR="00536B9D" w:rsidRDefault="00BD1B67">
            <w:pPr>
              <w:adjustRightInd w:val="0"/>
              <w:ind w:firstLine="480"/>
              <w:jc w:val="center"/>
              <w:pPrChange w:id="987" w:author="Administrator" w:date="2026-04-30T14:10:00Z">
                <w:pPr>
                  <w:adjustRightInd w:val="0"/>
                  <w:ind w:firstLine="480"/>
                </w:pPr>
              </w:pPrChange>
            </w:pPr>
            <w:r w:rsidRPr="0035336D">
              <w:t xml:space="preserve">bcrypt </w:t>
            </w:r>
            <w:r w:rsidRPr="0035336D">
              <w:t>加密后的密码哈希串</w:t>
            </w:r>
          </w:p>
        </w:tc>
      </w:tr>
      <w:tr w:rsidR="00BD1B67" w:rsidRPr="0035336D" w14:paraId="1A55F02F" w14:textId="77777777" w:rsidTr="00C62AB0">
        <w:trPr>
          <w:jc w:val="center"/>
          <w:trPrChange w:id="988" w:author="Administrator" w:date="2026-04-30T14:10:00Z">
            <w:trPr>
              <w:jc w:val="center"/>
            </w:trPr>
          </w:trPrChange>
        </w:trPr>
        <w:tc>
          <w:tcPr>
            <w:tcW w:w="2298" w:type="dxa"/>
            <w:vAlign w:val="center"/>
            <w:tcPrChange w:id="989" w:author="Administrator" w:date="2026-04-30T14:10:00Z">
              <w:tcPr>
                <w:tcW w:w="2337" w:type="dxa"/>
                <w:gridSpan w:val="2"/>
                <w:vAlign w:val="center"/>
              </w:tcPr>
            </w:tcPrChange>
          </w:tcPr>
          <w:p w14:paraId="242FF0D2" w14:textId="77777777" w:rsidR="00536B9D" w:rsidRDefault="00BD1B67">
            <w:pPr>
              <w:adjustRightInd w:val="0"/>
              <w:ind w:firstLine="480"/>
              <w:jc w:val="center"/>
              <w:pPrChange w:id="990" w:author="Administrator" w:date="2026-04-30T14:10:00Z">
                <w:pPr>
                  <w:adjustRightInd w:val="0"/>
                  <w:ind w:firstLine="480"/>
                </w:pPr>
              </w:pPrChange>
            </w:pPr>
            <w:r w:rsidRPr="0035336D">
              <w:t>role</w:t>
            </w:r>
          </w:p>
        </w:tc>
        <w:tc>
          <w:tcPr>
            <w:tcW w:w="2376" w:type="dxa"/>
            <w:vAlign w:val="center"/>
            <w:tcPrChange w:id="991" w:author="Administrator" w:date="2026-04-30T14:10:00Z">
              <w:tcPr>
                <w:tcW w:w="2337" w:type="dxa"/>
                <w:vAlign w:val="center"/>
              </w:tcPr>
            </w:tcPrChange>
          </w:tcPr>
          <w:p w14:paraId="5E366547" w14:textId="77777777" w:rsidR="00536B9D" w:rsidRDefault="00BD1B67">
            <w:pPr>
              <w:adjustRightInd w:val="0"/>
              <w:ind w:firstLine="480"/>
              <w:jc w:val="center"/>
              <w:pPrChange w:id="992" w:author="Administrator" w:date="2026-04-30T14:10:00Z">
                <w:pPr>
                  <w:adjustRightInd w:val="0"/>
                  <w:ind w:firstLine="480"/>
                </w:pPr>
              </w:pPrChange>
            </w:pPr>
            <w:r w:rsidRPr="0035336D">
              <w:t>VARCHAR(20)</w:t>
            </w:r>
          </w:p>
        </w:tc>
        <w:tc>
          <w:tcPr>
            <w:tcW w:w="2399" w:type="dxa"/>
            <w:vAlign w:val="center"/>
            <w:tcPrChange w:id="993" w:author="Administrator" w:date="2026-04-30T14:10:00Z">
              <w:tcPr>
                <w:tcW w:w="2338" w:type="dxa"/>
                <w:vAlign w:val="center"/>
              </w:tcPr>
            </w:tcPrChange>
          </w:tcPr>
          <w:p w14:paraId="67D84F73" w14:textId="77777777" w:rsidR="00536B9D" w:rsidRDefault="00BD1B67">
            <w:pPr>
              <w:adjustRightInd w:val="0"/>
              <w:ind w:firstLine="480"/>
              <w:jc w:val="center"/>
              <w:pPrChange w:id="994" w:author="Administrator" w:date="2026-04-30T14:10:00Z">
                <w:pPr>
                  <w:adjustRightInd w:val="0"/>
                  <w:ind w:firstLine="480"/>
                </w:pPr>
              </w:pPrChange>
            </w:pPr>
            <w:r w:rsidRPr="0035336D">
              <w:t>DEFAULT 'employee'</w:t>
            </w:r>
          </w:p>
        </w:tc>
        <w:tc>
          <w:tcPr>
            <w:tcW w:w="2338" w:type="dxa"/>
            <w:vAlign w:val="center"/>
            <w:tcPrChange w:id="995" w:author="Administrator" w:date="2026-04-30T14:10:00Z">
              <w:tcPr>
                <w:tcW w:w="2338" w:type="dxa"/>
                <w:vAlign w:val="center"/>
              </w:tcPr>
            </w:tcPrChange>
          </w:tcPr>
          <w:p w14:paraId="706CD5E0" w14:textId="77777777" w:rsidR="00536B9D" w:rsidRDefault="00BD1B67">
            <w:pPr>
              <w:adjustRightInd w:val="0"/>
              <w:ind w:firstLine="480"/>
              <w:jc w:val="center"/>
              <w:pPrChange w:id="996" w:author="Administrator" w:date="2026-04-30T14:10:00Z">
                <w:pPr>
                  <w:adjustRightInd w:val="0"/>
                  <w:ind w:firstLine="480"/>
                </w:pPr>
              </w:pPrChange>
            </w:pPr>
            <w:r w:rsidRPr="0035336D">
              <w:t>鉴权角色（</w:t>
            </w:r>
            <w:r w:rsidRPr="0035336D">
              <w:t>admin / employee</w:t>
            </w:r>
            <w:r w:rsidRPr="0035336D">
              <w:t>）</w:t>
            </w:r>
          </w:p>
        </w:tc>
      </w:tr>
      <w:tr w:rsidR="00BD1B67" w:rsidRPr="0035336D" w14:paraId="280F862B" w14:textId="77777777" w:rsidTr="00C62AB0">
        <w:trPr>
          <w:jc w:val="center"/>
          <w:trPrChange w:id="997" w:author="Administrator" w:date="2026-04-30T14:10:00Z">
            <w:trPr>
              <w:jc w:val="center"/>
            </w:trPr>
          </w:trPrChange>
        </w:trPr>
        <w:tc>
          <w:tcPr>
            <w:tcW w:w="2298" w:type="dxa"/>
            <w:vAlign w:val="center"/>
            <w:tcPrChange w:id="998" w:author="Administrator" w:date="2026-04-30T14:10:00Z">
              <w:tcPr>
                <w:tcW w:w="2337" w:type="dxa"/>
                <w:gridSpan w:val="2"/>
                <w:vAlign w:val="center"/>
              </w:tcPr>
            </w:tcPrChange>
          </w:tcPr>
          <w:p w14:paraId="6DEBEDA6" w14:textId="77777777" w:rsidR="00536B9D" w:rsidRDefault="00BD1B67">
            <w:pPr>
              <w:adjustRightInd w:val="0"/>
              <w:ind w:firstLine="480"/>
              <w:jc w:val="center"/>
              <w:pPrChange w:id="999" w:author="Administrator" w:date="2026-04-30T14:10:00Z">
                <w:pPr>
                  <w:adjustRightInd w:val="0"/>
                  <w:ind w:firstLine="480"/>
                </w:pPr>
              </w:pPrChange>
            </w:pPr>
            <w:r w:rsidRPr="0035336D">
              <w:t>is_active</w:t>
            </w:r>
          </w:p>
        </w:tc>
        <w:tc>
          <w:tcPr>
            <w:tcW w:w="2376" w:type="dxa"/>
            <w:vAlign w:val="center"/>
            <w:tcPrChange w:id="1000" w:author="Administrator" w:date="2026-04-30T14:10:00Z">
              <w:tcPr>
                <w:tcW w:w="2337" w:type="dxa"/>
                <w:vAlign w:val="center"/>
              </w:tcPr>
            </w:tcPrChange>
          </w:tcPr>
          <w:p w14:paraId="0F08EA73" w14:textId="77777777" w:rsidR="00536B9D" w:rsidRDefault="00BD1B67">
            <w:pPr>
              <w:adjustRightInd w:val="0"/>
              <w:ind w:firstLine="480"/>
              <w:jc w:val="center"/>
              <w:pPrChange w:id="1001" w:author="Administrator" w:date="2026-04-30T14:10:00Z">
                <w:pPr>
                  <w:adjustRightInd w:val="0"/>
                  <w:ind w:firstLine="480"/>
                </w:pPr>
              </w:pPrChange>
            </w:pPr>
            <w:r w:rsidRPr="0035336D">
              <w:t>BOOLEAN</w:t>
            </w:r>
          </w:p>
        </w:tc>
        <w:tc>
          <w:tcPr>
            <w:tcW w:w="2399" w:type="dxa"/>
            <w:vAlign w:val="center"/>
            <w:tcPrChange w:id="1002" w:author="Administrator" w:date="2026-04-30T14:10:00Z">
              <w:tcPr>
                <w:tcW w:w="2338" w:type="dxa"/>
                <w:vAlign w:val="center"/>
              </w:tcPr>
            </w:tcPrChange>
          </w:tcPr>
          <w:p w14:paraId="6416FC0A" w14:textId="77777777" w:rsidR="00536B9D" w:rsidRDefault="00BD1B67">
            <w:pPr>
              <w:adjustRightInd w:val="0"/>
              <w:ind w:firstLine="480"/>
              <w:jc w:val="center"/>
              <w:pPrChange w:id="1003" w:author="Administrator" w:date="2026-04-30T14:10:00Z">
                <w:pPr>
                  <w:adjustRightInd w:val="0"/>
                  <w:ind w:firstLine="480"/>
                </w:pPr>
              </w:pPrChange>
            </w:pPr>
            <w:r w:rsidRPr="0035336D">
              <w:t>DEFAULT TRUE</w:t>
            </w:r>
          </w:p>
        </w:tc>
        <w:tc>
          <w:tcPr>
            <w:tcW w:w="2338" w:type="dxa"/>
            <w:vAlign w:val="center"/>
            <w:tcPrChange w:id="1004" w:author="Administrator" w:date="2026-04-30T14:10:00Z">
              <w:tcPr>
                <w:tcW w:w="2338" w:type="dxa"/>
                <w:vAlign w:val="center"/>
              </w:tcPr>
            </w:tcPrChange>
          </w:tcPr>
          <w:p w14:paraId="60D009A9" w14:textId="77777777" w:rsidR="00536B9D" w:rsidRDefault="00BD1B67">
            <w:pPr>
              <w:adjustRightInd w:val="0"/>
              <w:ind w:firstLine="480"/>
              <w:jc w:val="center"/>
              <w:pPrChange w:id="1005" w:author="Administrator" w:date="2026-04-30T14:10:00Z">
                <w:pPr>
                  <w:adjustRightInd w:val="0"/>
                  <w:ind w:firstLine="480"/>
                </w:pPr>
              </w:pPrChange>
            </w:pPr>
            <w:r w:rsidRPr="0035336D">
              <w:t>账户逻辑封禁状态控制</w:t>
            </w:r>
          </w:p>
        </w:tc>
      </w:tr>
    </w:tbl>
    <w:p w14:paraId="769AD711" w14:textId="77777777" w:rsidR="00536B9D" w:rsidRPr="00536B9D" w:rsidRDefault="00427A71">
      <w:pPr>
        <w:pStyle w:val="31"/>
        <w:rPr>
          <w:rStyle w:val="32"/>
          <w:rPrChange w:id="1006" w:author="Administrator" w:date="2026-04-30T13:46:00Z">
            <w:rPr>
              <w:rFonts w:eastAsia="黑体"/>
              <w:b/>
              <w:bCs/>
            </w:rPr>
          </w:rPrChange>
        </w:rPr>
        <w:pPrChange w:id="1007" w:author="Administrator" w:date="2026-04-30T13:46:00Z">
          <w:pPr>
            <w:adjustRightInd w:val="0"/>
            <w:snapToGrid w:val="0"/>
            <w:ind w:firstLine="482"/>
          </w:pPr>
        </w:pPrChange>
      </w:pPr>
      <w:bookmarkStart w:id="1008" w:name="_Toc228451492"/>
      <w:r w:rsidRPr="00427A71">
        <w:rPr>
          <w:rStyle w:val="32"/>
          <w:rPrChange w:id="1009" w:author="Administrator" w:date="2026-04-30T13:46:00Z">
            <w:rPr>
              <w:b/>
              <w:bCs/>
            </w:rPr>
          </w:rPrChange>
        </w:rPr>
        <w:t xml:space="preserve">4.3.2 </w:t>
      </w:r>
      <w:r w:rsidRPr="00427A71">
        <w:rPr>
          <w:rStyle w:val="32"/>
          <w:rFonts w:hint="eastAsia"/>
          <w:rPrChange w:id="1010" w:author="Administrator" w:date="2026-04-30T13:46:00Z">
            <w:rPr>
              <w:rFonts w:hint="eastAsia"/>
              <w:b/>
              <w:bCs/>
            </w:rPr>
          </w:rPrChange>
        </w:rPr>
        <w:t>知识库文档元数据表</w:t>
      </w:r>
      <w:bookmarkEnd w:id="1008"/>
    </w:p>
    <w:p w14:paraId="2D3990E7" w14:textId="77777777" w:rsidR="00BD1B67" w:rsidRPr="0035336D" w:rsidRDefault="00BD1B67" w:rsidP="00BD1B67">
      <w:pPr>
        <w:ind w:firstLine="480"/>
      </w:pPr>
      <w:r w:rsidRPr="0035336D">
        <w:t>该表记录了企业上传的多格式文档（</w:t>
      </w:r>
      <w:r w:rsidRPr="0035336D">
        <w:t>PDF</w:t>
      </w:r>
      <w:r w:rsidRPr="0035336D">
        <w:t>、</w:t>
      </w:r>
      <w:r w:rsidRPr="0035336D">
        <w:t xml:space="preserve">DOCX </w:t>
      </w:r>
      <w:r w:rsidRPr="0035336D">
        <w:t>等）的基础元信息，作为整个向量知识库的寻址入口。</w:t>
      </w:r>
    </w:p>
    <w:p w14:paraId="1478ACC9" w14:textId="77777777" w:rsidR="00536B9D" w:rsidRDefault="00BD1B67">
      <w:pPr>
        <w:pStyle w:val="61"/>
        <w:spacing w:before="120"/>
        <w:pPrChange w:id="1011" w:author="Administrator" w:date="2026-04-30T14:01:00Z">
          <w:pPr>
            <w:ind w:firstLine="480"/>
          </w:pPr>
        </w:pPrChange>
      </w:pPr>
      <w:r w:rsidRPr="0035336D">
        <w:t>表 4-2 documents 表结构定义</w:t>
      </w:r>
    </w:p>
    <w:tbl>
      <w:tblPr>
        <w:tblW w:w="0" w:type="auto"/>
        <w:tblBorders>
          <w:top w:val="single" w:sz="12" w:space="0" w:color="auto"/>
          <w:bottom w:val="single" w:sz="12" w:space="0" w:color="auto"/>
        </w:tblBorders>
        <w:tblLook w:val="04A0" w:firstRow="1" w:lastRow="0" w:firstColumn="1" w:lastColumn="0" w:noHBand="0" w:noVBand="1"/>
      </w:tblPr>
      <w:tblGrid>
        <w:gridCol w:w="2337"/>
        <w:gridCol w:w="2337"/>
        <w:gridCol w:w="2399"/>
        <w:gridCol w:w="2338"/>
      </w:tblGrid>
      <w:tr w:rsidR="00BD1B67" w:rsidRPr="0035336D" w14:paraId="2A33AF2E" w14:textId="77777777" w:rsidTr="00BD1B67">
        <w:tc>
          <w:tcPr>
            <w:tcW w:w="2337" w:type="dxa"/>
            <w:tcBorders>
              <w:top w:val="single" w:sz="12" w:space="0" w:color="auto"/>
              <w:bottom w:val="single" w:sz="6" w:space="0" w:color="auto"/>
            </w:tcBorders>
            <w:vAlign w:val="center"/>
          </w:tcPr>
          <w:p w14:paraId="74895DB4" w14:textId="77777777" w:rsidR="00BD1B67" w:rsidRPr="0035336D" w:rsidRDefault="00BD1B67" w:rsidP="00BD1B67">
            <w:pPr>
              <w:adjustRightInd w:val="0"/>
              <w:ind w:firstLine="482"/>
            </w:pPr>
            <w:r w:rsidRPr="0035336D">
              <w:rPr>
                <w:b/>
                <w:bCs/>
              </w:rPr>
              <w:t>字段名</w:t>
            </w:r>
          </w:p>
        </w:tc>
        <w:tc>
          <w:tcPr>
            <w:tcW w:w="2337" w:type="dxa"/>
            <w:tcBorders>
              <w:top w:val="single" w:sz="12" w:space="0" w:color="auto"/>
              <w:bottom w:val="single" w:sz="6" w:space="0" w:color="auto"/>
            </w:tcBorders>
            <w:vAlign w:val="center"/>
          </w:tcPr>
          <w:p w14:paraId="54DCB58E" w14:textId="77777777" w:rsidR="00BD1B67" w:rsidRPr="0035336D" w:rsidRDefault="00BD1B67" w:rsidP="00BD1B67">
            <w:pPr>
              <w:adjustRightInd w:val="0"/>
              <w:ind w:firstLine="482"/>
            </w:pPr>
            <w:r w:rsidRPr="0035336D">
              <w:rPr>
                <w:b/>
                <w:bCs/>
              </w:rPr>
              <w:t>数据类型</w:t>
            </w:r>
          </w:p>
        </w:tc>
        <w:tc>
          <w:tcPr>
            <w:tcW w:w="2338" w:type="dxa"/>
            <w:tcBorders>
              <w:top w:val="single" w:sz="12" w:space="0" w:color="auto"/>
              <w:bottom w:val="single" w:sz="6" w:space="0" w:color="auto"/>
            </w:tcBorders>
            <w:vAlign w:val="center"/>
          </w:tcPr>
          <w:p w14:paraId="322DE978" w14:textId="77777777" w:rsidR="00BD1B67" w:rsidRPr="0035336D" w:rsidRDefault="00BD1B67" w:rsidP="00BD1B67">
            <w:pPr>
              <w:adjustRightInd w:val="0"/>
              <w:ind w:firstLine="482"/>
            </w:pPr>
            <w:r w:rsidRPr="0035336D">
              <w:rPr>
                <w:b/>
                <w:bCs/>
              </w:rPr>
              <w:t>约束条件</w:t>
            </w:r>
          </w:p>
        </w:tc>
        <w:tc>
          <w:tcPr>
            <w:tcW w:w="2338" w:type="dxa"/>
            <w:tcBorders>
              <w:top w:val="single" w:sz="12" w:space="0" w:color="auto"/>
              <w:bottom w:val="single" w:sz="6" w:space="0" w:color="auto"/>
            </w:tcBorders>
            <w:vAlign w:val="center"/>
          </w:tcPr>
          <w:p w14:paraId="2662751D" w14:textId="77777777" w:rsidR="00BD1B67" w:rsidRPr="0035336D" w:rsidRDefault="00BD1B67" w:rsidP="00BD1B67">
            <w:pPr>
              <w:adjustRightInd w:val="0"/>
              <w:ind w:firstLine="482"/>
            </w:pPr>
            <w:r w:rsidRPr="0035336D">
              <w:rPr>
                <w:b/>
                <w:bCs/>
              </w:rPr>
              <w:t>物理说明</w:t>
            </w:r>
            <w:r w:rsidRPr="0035336D">
              <w:rPr>
                <w:b/>
                <w:bCs/>
              </w:rPr>
              <w:t xml:space="preserve"> / </w:t>
            </w:r>
            <w:r w:rsidRPr="0035336D">
              <w:rPr>
                <w:b/>
                <w:bCs/>
              </w:rPr>
              <w:t>业务作用</w:t>
            </w:r>
          </w:p>
        </w:tc>
      </w:tr>
      <w:tr w:rsidR="00BD1B67" w:rsidRPr="0035336D" w14:paraId="5BD4E21E" w14:textId="77777777" w:rsidTr="00BD1B67">
        <w:tc>
          <w:tcPr>
            <w:tcW w:w="2337" w:type="dxa"/>
            <w:tcBorders>
              <w:top w:val="single" w:sz="6" w:space="0" w:color="auto"/>
            </w:tcBorders>
            <w:vAlign w:val="center"/>
          </w:tcPr>
          <w:p w14:paraId="1BD442CB" w14:textId="77777777" w:rsidR="00BD1B67" w:rsidRPr="0035336D" w:rsidRDefault="00BD1B67" w:rsidP="00BD1B67">
            <w:pPr>
              <w:adjustRightInd w:val="0"/>
              <w:ind w:firstLine="480"/>
            </w:pPr>
            <w:r w:rsidRPr="0035336D">
              <w:t>id</w:t>
            </w:r>
          </w:p>
        </w:tc>
        <w:tc>
          <w:tcPr>
            <w:tcW w:w="2337" w:type="dxa"/>
            <w:tcBorders>
              <w:top w:val="single" w:sz="6" w:space="0" w:color="auto"/>
            </w:tcBorders>
            <w:vAlign w:val="center"/>
          </w:tcPr>
          <w:p w14:paraId="3913195F" w14:textId="77777777" w:rsidR="00BD1B67" w:rsidRPr="0035336D" w:rsidRDefault="00BD1B67" w:rsidP="00BD1B67">
            <w:pPr>
              <w:adjustRightInd w:val="0"/>
              <w:ind w:firstLine="480"/>
            </w:pPr>
            <w:r w:rsidRPr="0035336D">
              <w:t>INT</w:t>
            </w:r>
          </w:p>
        </w:tc>
        <w:tc>
          <w:tcPr>
            <w:tcW w:w="2338" w:type="dxa"/>
            <w:tcBorders>
              <w:top w:val="single" w:sz="6" w:space="0" w:color="auto"/>
            </w:tcBorders>
            <w:vAlign w:val="center"/>
          </w:tcPr>
          <w:p w14:paraId="2CC1311F" w14:textId="77777777" w:rsidR="00BD1B67" w:rsidRPr="0035336D" w:rsidRDefault="00BD1B67" w:rsidP="00BD1B67">
            <w:pPr>
              <w:adjustRightInd w:val="0"/>
              <w:ind w:firstLine="480"/>
            </w:pPr>
            <w:r w:rsidRPr="0035336D">
              <w:t>PK, AUTO_INCREMENT</w:t>
            </w:r>
          </w:p>
        </w:tc>
        <w:tc>
          <w:tcPr>
            <w:tcW w:w="2338" w:type="dxa"/>
            <w:tcBorders>
              <w:top w:val="single" w:sz="6" w:space="0" w:color="auto"/>
            </w:tcBorders>
            <w:vAlign w:val="center"/>
          </w:tcPr>
          <w:p w14:paraId="0A86436A" w14:textId="77777777" w:rsidR="00BD1B67" w:rsidRPr="0035336D" w:rsidRDefault="00BD1B67" w:rsidP="00BD1B67">
            <w:pPr>
              <w:adjustRightInd w:val="0"/>
              <w:ind w:firstLine="480"/>
            </w:pPr>
            <w:r w:rsidRPr="0035336D">
              <w:t>文档物理主键</w:t>
            </w:r>
          </w:p>
        </w:tc>
      </w:tr>
      <w:tr w:rsidR="00BD1B67" w:rsidRPr="0035336D" w14:paraId="4CE084DE" w14:textId="77777777" w:rsidTr="00BD1B67">
        <w:tc>
          <w:tcPr>
            <w:tcW w:w="2337" w:type="dxa"/>
            <w:vAlign w:val="center"/>
          </w:tcPr>
          <w:p w14:paraId="10F383F9" w14:textId="77777777" w:rsidR="00BD1B67" w:rsidRPr="0035336D" w:rsidRDefault="00BD1B67" w:rsidP="00BD1B67">
            <w:pPr>
              <w:adjustRightInd w:val="0"/>
              <w:ind w:firstLine="480"/>
            </w:pPr>
            <w:r w:rsidRPr="0035336D">
              <w:t>user_id</w:t>
            </w:r>
          </w:p>
        </w:tc>
        <w:tc>
          <w:tcPr>
            <w:tcW w:w="2337" w:type="dxa"/>
            <w:vAlign w:val="center"/>
          </w:tcPr>
          <w:p w14:paraId="691AB096" w14:textId="77777777" w:rsidR="00BD1B67" w:rsidRPr="0035336D" w:rsidRDefault="00BD1B67" w:rsidP="00BD1B67">
            <w:pPr>
              <w:adjustRightInd w:val="0"/>
              <w:ind w:firstLine="480"/>
            </w:pPr>
            <w:r w:rsidRPr="0035336D">
              <w:t>INT</w:t>
            </w:r>
          </w:p>
        </w:tc>
        <w:tc>
          <w:tcPr>
            <w:tcW w:w="2338" w:type="dxa"/>
            <w:vAlign w:val="center"/>
          </w:tcPr>
          <w:p w14:paraId="3FF54F1F" w14:textId="77777777" w:rsidR="00BD1B67" w:rsidRPr="0035336D" w:rsidRDefault="00BD1B67" w:rsidP="00BD1B67">
            <w:pPr>
              <w:adjustRightInd w:val="0"/>
              <w:ind w:firstLine="480"/>
            </w:pPr>
            <w:r w:rsidRPr="0035336D">
              <w:t>FK, NOT NULL</w:t>
            </w:r>
          </w:p>
        </w:tc>
        <w:tc>
          <w:tcPr>
            <w:tcW w:w="2338" w:type="dxa"/>
            <w:vAlign w:val="center"/>
          </w:tcPr>
          <w:p w14:paraId="40E92FEE" w14:textId="77777777" w:rsidR="00BD1B67" w:rsidRPr="0035336D" w:rsidRDefault="00BD1B67" w:rsidP="00BD1B67">
            <w:pPr>
              <w:adjustRightInd w:val="0"/>
              <w:ind w:firstLine="480"/>
            </w:pPr>
            <w:r w:rsidRPr="0035336D">
              <w:t>关联</w:t>
            </w:r>
            <w:r w:rsidRPr="0035336D">
              <w:t xml:space="preserve"> users(id)</w:t>
            </w:r>
            <w:r w:rsidRPr="0035336D">
              <w:t>，</w:t>
            </w:r>
            <w:r w:rsidRPr="0035336D">
              <w:lastRenderedPageBreak/>
              <w:t>记录上传者</w:t>
            </w:r>
          </w:p>
        </w:tc>
      </w:tr>
      <w:tr w:rsidR="00BD1B67" w:rsidRPr="0035336D" w14:paraId="497C081F" w14:textId="77777777" w:rsidTr="00BD1B67">
        <w:tc>
          <w:tcPr>
            <w:tcW w:w="2337" w:type="dxa"/>
            <w:vAlign w:val="center"/>
          </w:tcPr>
          <w:p w14:paraId="5C561675" w14:textId="77777777" w:rsidR="00BD1B67" w:rsidRPr="0035336D" w:rsidRDefault="00BD1B67" w:rsidP="00BD1B67">
            <w:pPr>
              <w:adjustRightInd w:val="0"/>
              <w:ind w:firstLine="480"/>
            </w:pPr>
            <w:r w:rsidRPr="0035336D">
              <w:lastRenderedPageBreak/>
              <w:t>file_name</w:t>
            </w:r>
          </w:p>
        </w:tc>
        <w:tc>
          <w:tcPr>
            <w:tcW w:w="2337" w:type="dxa"/>
            <w:vAlign w:val="center"/>
          </w:tcPr>
          <w:p w14:paraId="6DA8703A" w14:textId="77777777" w:rsidR="00BD1B67" w:rsidRPr="0035336D" w:rsidRDefault="00BD1B67" w:rsidP="00BD1B67">
            <w:pPr>
              <w:adjustRightInd w:val="0"/>
              <w:ind w:firstLine="480"/>
            </w:pPr>
            <w:r w:rsidRPr="0035336D">
              <w:t>VARCHAR(255)</w:t>
            </w:r>
          </w:p>
        </w:tc>
        <w:tc>
          <w:tcPr>
            <w:tcW w:w="2338" w:type="dxa"/>
            <w:vAlign w:val="center"/>
          </w:tcPr>
          <w:p w14:paraId="71E64639" w14:textId="77777777" w:rsidR="00BD1B67" w:rsidRPr="0035336D" w:rsidRDefault="00BD1B67" w:rsidP="00BD1B67">
            <w:pPr>
              <w:adjustRightInd w:val="0"/>
              <w:ind w:firstLine="480"/>
            </w:pPr>
            <w:r w:rsidRPr="0035336D">
              <w:t>NOT NULL</w:t>
            </w:r>
          </w:p>
        </w:tc>
        <w:tc>
          <w:tcPr>
            <w:tcW w:w="2338" w:type="dxa"/>
            <w:vAlign w:val="center"/>
          </w:tcPr>
          <w:p w14:paraId="2A20DAF1" w14:textId="77777777" w:rsidR="00BD1B67" w:rsidRPr="0035336D" w:rsidRDefault="00BD1B67" w:rsidP="00BD1B67">
            <w:pPr>
              <w:adjustRightInd w:val="0"/>
              <w:ind w:firstLine="480"/>
            </w:pPr>
            <w:r w:rsidRPr="0035336D">
              <w:t>文档原始名称</w:t>
            </w:r>
          </w:p>
        </w:tc>
      </w:tr>
      <w:tr w:rsidR="00BD1B67" w:rsidRPr="0035336D" w14:paraId="084FAC20" w14:textId="77777777" w:rsidTr="00BD1B67">
        <w:tc>
          <w:tcPr>
            <w:tcW w:w="2337" w:type="dxa"/>
            <w:vAlign w:val="center"/>
          </w:tcPr>
          <w:p w14:paraId="36506C6C" w14:textId="77777777" w:rsidR="00BD1B67" w:rsidRPr="0035336D" w:rsidRDefault="00BD1B67" w:rsidP="00BD1B67">
            <w:pPr>
              <w:adjustRightInd w:val="0"/>
              <w:ind w:firstLine="480"/>
            </w:pPr>
            <w:r w:rsidRPr="0035336D">
              <w:t>file_path</w:t>
            </w:r>
          </w:p>
        </w:tc>
        <w:tc>
          <w:tcPr>
            <w:tcW w:w="2337" w:type="dxa"/>
            <w:vAlign w:val="center"/>
          </w:tcPr>
          <w:p w14:paraId="465C38EF" w14:textId="77777777" w:rsidR="00BD1B67" w:rsidRPr="0035336D" w:rsidRDefault="00BD1B67" w:rsidP="00BD1B67">
            <w:pPr>
              <w:adjustRightInd w:val="0"/>
              <w:ind w:firstLine="480"/>
            </w:pPr>
            <w:r w:rsidRPr="0035336D">
              <w:t>VARCHAR(500)</w:t>
            </w:r>
          </w:p>
        </w:tc>
        <w:tc>
          <w:tcPr>
            <w:tcW w:w="2338" w:type="dxa"/>
            <w:vAlign w:val="center"/>
          </w:tcPr>
          <w:p w14:paraId="5B011086" w14:textId="77777777" w:rsidR="00BD1B67" w:rsidRPr="0035336D" w:rsidRDefault="00BD1B67" w:rsidP="00BD1B67">
            <w:pPr>
              <w:adjustRightInd w:val="0"/>
              <w:ind w:firstLine="480"/>
            </w:pPr>
            <w:r w:rsidRPr="0035336D">
              <w:t>NOT NULL</w:t>
            </w:r>
          </w:p>
        </w:tc>
        <w:tc>
          <w:tcPr>
            <w:tcW w:w="2338" w:type="dxa"/>
            <w:vAlign w:val="center"/>
          </w:tcPr>
          <w:p w14:paraId="52E3CD81" w14:textId="77777777" w:rsidR="00BD1B67" w:rsidRPr="0035336D" w:rsidRDefault="00BD1B67" w:rsidP="00BD1B67">
            <w:pPr>
              <w:adjustRightInd w:val="0"/>
              <w:ind w:firstLine="480"/>
            </w:pPr>
            <w:r w:rsidRPr="0035336D">
              <w:t>存放于服务器的绝对或相对路径</w:t>
            </w:r>
          </w:p>
        </w:tc>
      </w:tr>
      <w:tr w:rsidR="00BD1B67" w:rsidRPr="0035336D" w14:paraId="6E2BD21F" w14:textId="77777777" w:rsidTr="00BD1B67">
        <w:tc>
          <w:tcPr>
            <w:tcW w:w="2337" w:type="dxa"/>
            <w:vAlign w:val="center"/>
          </w:tcPr>
          <w:p w14:paraId="738B0E6E" w14:textId="77777777" w:rsidR="00BD1B67" w:rsidRPr="0035336D" w:rsidRDefault="00BD1B67" w:rsidP="00BD1B67">
            <w:pPr>
              <w:adjustRightInd w:val="0"/>
              <w:ind w:firstLine="480"/>
            </w:pPr>
            <w:r w:rsidRPr="0035336D">
              <w:t>status</w:t>
            </w:r>
          </w:p>
        </w:tc>
        <w:tc>
          <w:tcPr>
            <w:tcW w:w="2337" w:type="dxa"/>
            <w:vAlign w:val="center"/>
          </w:tcPr>
          <w:p w14:paraId="38B584C0" w14:textId="77777777" w:rsidR="00BD1B67" w:rsidRPr="0035336D" w:rsidRDefault="00BD1B67" w:rsidP="00BD1B67">
            <w:pPr>
              <w:adjustRightInd w:val="0"/>
              <w:ind w:firstLine="480"/>
            </w:pPr>
            <w:r w:rsidRPr="0035336D">
              <w:t>ENUM</w:t>
            </w:r>
          </w:p>
        </w:tc>
        <w:tc>
          <w:tcPr>
            <w:tcW w:w="2338" w:type="dxa"/>
            <w:vAlign w:val="center"/>
          </w:tcPr>
          <w:p w14:paraId="26B29E15" w14:textId="77777777" w:rsidR="00BD1B67" w:rsidRPr="0035336D" w:rsidRDefault="00BD1B67" w:rsidP="00BD1B67">
            <w:pPr>
              <w:adjustRightInd w:val="0"/>
              <w:ind w:firstLine="480"/>
            </w:pPr>
            <w:r w:rsidRPr="0035336D">
              <w:t>DEFAULT 'pending'</w:t>
            </w:r>
          </w:p>
        </w:tc>
        <w:tc>
          <w:tcPr>
            <w:tcW w:w="2338" w:type="dxa"/>
            <w:vAlign w:val="center"/>
          </w:tcPr>
          <w:p w14:paraId="2D67476C" w14:textId="77777777" w:rsidR="00BD1B67" w:rsidRPr="0035336D" w:rsidRDefault="00BD1B67" w:rsidP="00BD1B67">
            <w:pPr>
              <w:adjustRightInd w:val="0"/>
              <w:ind w:firstLine="480"/>
            </w:pPr>
            <w:r w:rsidRPr="0035336D">
              <w:t>向量化状态</w:t>
            </w:r>
            <w:r w:rsidRPr="0035336D">
              <w:t>(</w:t>
            </w:r>
            <w:r w:rsidRPr="0035336D">
              <w:t>解析中</w:t>
            </w:r>
            <w:r w:rsidRPr="0035336D">
              <w:t>/</w:t>
            </w:r>
            <w:r w:rsidRPr="0035336D">
              <w:t>已完成</w:t>
            </w:r>
            <w:r w:rsidRPr="0035336D">
              <w:t>/</w:t>
            </w:r>
            <w:r w:rsidRPr="0035336D">
              <w:t>失败</w:t>
            </w:r>
            <w:r w:rsidRPr="0035336D">
              <w:t>)</w:t>
            </w:r>
          </w:p>
        </w:tc>
      </w:tr>
    </w:tbl>
    <w:p w14:paraId="2228F1F0" w14:textId="77777777" w:rsidR="00BD1B67" w:rsidRPr="0035336D" w:rsidRDefault="00BD1B67" w:rsidP="00BD1B67">
      <w:pPr>
        <w:adjustRightInd w:val="0"/>
        <w:snapToGrid w:val="0"/>
        <w:ind w:firstLine="480"/>
      </w:pPr>
    </w:p>
    <w:p w14:paraId="17D655A3" w14:textId="77777777" w:rsidR="00536B9D" w:rsidRPr="00536B9D" w:rsidRDefault="00427A71">
      <w:pPr>
        <w:pStyle w:val="31"/>
        <w:rPr>
          <w:rStyle w:val="32"/>
          <w:rPrChange w:id="1012" w:author="Administrator" w:date="2026-04-30T13:40:00Z">
            <w:rPr>
              <w:rFonts w:eastAsia="黑体"/>
              <w:b/>
              <w:bCs/>
            </w:rPr>
          </w:rPrChange>
        </w:rPr>
        <w:pPrChange w:id="1013" w:author="Administrator" w:date="2026-04-30T13:40:00Z">
          <w:pPr>
            <w:adjustRightInd w:val="0"/>
            <w:snapToGrid w:val="0"/>
            <w:ind w:firstLine="482"/>
          </w:pPr>
        </w:pPrChange>
      </w:pPr>
      <w:bookmarkStart w:id="1014" w:name="_Toc228451493"/>
      <w:r w:rsidRPr="00427A71">
        <w:rPr>
          <w:rStyle w:val="32"/>
          <w:rPrChange w:id="1015" w:author="Administrator" w:date="2026-04-30T13:40:00Z">
            <w:rPr>
              <w:b/>
              <w:bCs/>
            </w:rPr>
          </w:rPrChange>
        </w:rPr>
        <w:t xml:space="preserve">4.3.3 </w:t>
      </w:r>
      <w:r w:rsidRPr="00427A71">
        <w:rPr>
          <w:rStyle w:val="32"/>
          <w:rFonts w:hint="eastAsia"/>
          <w:rPrChange w:id="1016" w:author="Administrator" w:date="2026-04-30T13:40:00Z">
            <w:rPr>
              <w:rFonts w:hint="eastAsia"/>
              <w:b/>
              <w:bCs/>
            </w:rPr>
          </w:rPrChange>
        </w:rPr>
        <w:t>文档切片与向量表</w:t>
      </w:r>
      <w:bookmarkEnd w:id="1014"/>
    </w:p>
    <w:p w14:paraId="14A012B4" w14:textId="77777777" w:rsidR="00BD1B67" w:rsidRPr="0035336D" w:rsidRDefault="00BD1B67" w:rsidP="00BD1B67">
      <w:pPr>
        <w:ind w:firstLine="480"/>
      </w:pPr>
      <w:r w:rsidRPr="0035336D">
        <w:t>该表是</w:t>
      </w:r>
      <w:r w:rsidRPr="0035336D">
        <w:t xml:space="preserve"> RAG </w:t>
      </w:r>
      <w:r w:rsidRPr="0035336D">
        <w:t>系统的核心底座。它不仅存储了递归切分后的明文片段，还通过专门的</w:t>
      </w:r>
      <w:r w:rsidRPr="0035336D">
        <w:t xml:space="preserve"> JSON </w:t>
      </w:r>
      <w:r w:rsidRPr="0035336D">
        <w:t>类型字段持久化保存了</w:t>
      </w:r>
      <w:r w:rsidRPr="0035336D">
        <w:t xml:space="preserve"> 768 </w:t>
      </w:r>
      <w:r w:rsidRPr="0035336D">
        <w:t>维特征向量。</w:t>
      </w:r>
    </w:p>
    <w:p w14:paraId="5BFA379D" w14:textId="77777777" w:rsidR="00536B9D" w:rsidRDefault="00BD1B67">
      <w:pPr>
        <w:pStyle w:val="61"/>
        <w:spacing w:before="120"/>
        <w:pPrChange w:id="1017" w:author="Administrator" w:date="2026-04-30T14:01:00Z">
          <w:pPr>
            <w:adjustRightInd w:val="0"/>
            <w:snapToGrid w:val="0"/>
            <w:ind w:firstLine="480"/>
          </w:pPr>
        </w:pPrChange>
      </w:pPr>
      <w:r w:rsidRPr="0035336D">
        <w:t>表 4-3 document_chunks 表结构定义</w:t>
      </w:r>
    </w:p>
    <w:tbl>
      <w:tblPr>
        <w:tblW w:w="0" w:type="auto"/>
        <w:tblBorders>
          <w:top w:val="single" w:sz="12" w:space="0" w:color="auto"/>
          <w:bottom w:val="single" w:sz="12" w:space="0" w:color="auto"/>
        </w:tblBorders>
        <w:tblLook w:val="04A0" w:firstRow="1" w:lastRow="0" w:firstColumn="1" w:lastColumn="0" w:noHBand="0" w:noVBand="1"/>
      </w:tblPr>
      <w:tblGrid>
        <w:gridCol w:w="2337"/>
        <w:gridCol w:w="2337"/>
        <w:gridCol w:w="2399"/>
        <w:gridCol w:w="2338"/>
      </w:tblGrid>
      <w:tr w:rsidR="00BD1B67" w:rsidRPr="0035336D" w14:paraId="412E6598" w14:textId="77777777" w:rsidTr="00BD1B67">
        <w:tc>
          <w:tcPr>
            <w:tcW w:w="2337" w:type="dxa"/>
            <w:tcBorders>
              <w:top w:val="single" w:sz="12" w:space="0" w:color="auto"/>
              <w:bottom w:val="single" w:sz="6" w:space="0" w:color="auto"/>
            </w:tcBorders>
            <w:vAlign w:val="center"/>
          </w:tcPr>
          <w:p w14:paraId="29347307" w14:textId="77777777" w:rsidR="00BD1B67" w:rsidRPr="0035336D" w:rsidRDefault="00BD1B67" w:rsidP="00BD1B67">
            <w:pPr>
              <w:adjustRightInd w:val="0"/>
              <w:ind w:firstLine="482"/>
            </w:pPr>
            <w:r w:rsidRPr="0035336D">
              <w:rPr>
                <w:b/>
                <w:bCs/>
              </w:rPr>
              <w:t>字段名</w:t>
            </w:r>
          </w:p>
        </w:tc>
        <w:tc>
          <w:tcPr>
            <w:tcW w:w="2337" w:type="dxa"/>
            <w:tcBorders>
              <w:top w:val="single" w:sz="12" w:space="0" w:color="auto"/>
              <w:bottom w:val="single" w:sz="6" w:space="0" w:color="auto"/>
            </w:tcBorders>
            <w:vAlign w:val="center"/>
          </w:tcPr>
          <w:p w14:paraId="5C2DAA15" w14:textId="77777777" w:rsidR="00BD1B67" w:rsidRPr="0035336D" w:rsidRDefault="00BD1B67" w:rsidP="00BD1B67">
            <w:pPr>
              <w:adjustRightInd w:val="0"/>
              <w:ind w:firstLine="482"/>
            </w:pPr>
            <w:r w:rsidRPr="0035336D">
              <w:rPr>
                <w:b/>
                <w:bCs/>
              </w:rPr>
              <w:t>数据类型</w:t>
            </w:r>
          </w:p>
        </w:tc>
        <w:tc>
          <w:tcPr>
            <w:tcW w:w="2338" w:type="dxa"/>
            <w:tcBorders>
              <w:top w:val="single" w:sz="12" w:space="0" w:color="auto"/>
              <w:bottom w:val="single" w:sz="6" w:space="0" w:color="auto"/>
            </w:tcBorders>
            <w:vAlign w:val="center"/>
          </w:tcPr>
          <w:p w14:paraId="5EE2DFF6" w14:textId="77777777" w:rsidR="00BD1B67" w:rsidRPr="0035336D" w:rsidRDefault="00BD1B67" w:rsidP="00BD1B67">
            <w:pPr>
              <w:adjustRightInd w:val="0"/>
              <w:ind w:firstLine="482"/>
            </w:pPr>
            <w:r w:rsidRPr="0035336D">
              <w:rPr>
                <w:b/>
                <w:bCs/>
              </w:rPr>
              <w:t>约束条件</w:t>
            </w:r>
          </w:p>
        </w:tc>
        <w:tc>
          <w:tcPr>
            <w:tcW w:w="2338" w:type="dxa"/>
            <w:tcBorders>
              <w:top w:val="single" w:sz="12" w:space="0" w:color="auto"/>
              <w:bottom w:val="single" w:sz="6" w:space="0" w:color="auto"/>
            </w:tcBorders>
            <w:vAlign w:val="center"/>
          </w:tcPr>
          <w:p w14:paraId="40B6D5A1" w14:textId="77777777" w:rsidR="00BD1B67" w:rsidRPr="0035336D" w:rsidRDefault="00BD1B67" w:rsidP="00BD1B67">
            <w:pPr>
              <w:adjustRightInd w:val="0"/>
              <w:ind w:firstLine="482"/>
            </w:pPr>
            <w:r w:rsidRPr="0035336D">
              <w:rPr>
                <w:b/>
                <w:bCs/>
              </w:rPr>
              <w:t>物理说明</w:t>
            </w:r>
            <w:r w:rsidRPr="0035336D">
              <w:rPr>
                <w:b/>
                <w:bCs/>
              </w:rPr>
              <w:t xml:space="preserve"> / </w:t>
            </w:r>
            <w:r w:rsidRPr="0035336D">
              <w:rPr>
                <w:b/>
                <w:bCs/>
              </w:rPr>
              <w:t>业务作用</w:t>
            </w:r>
          </w:p>
        </w:tc>
      </w:tr>
      <w:tr w:rsidR="00BD1B67" w:rsidRPr="0035336D" w14:paraId="6629FFF3" w14:textId="77777777" w:rsidTr="00BD1B67">
        <w:tc>
          <w:tcPr>
            <w:tcW w:w="2337" w:type="dxa"/>
            <w:tcBorders>
              <w:top w:val="single" w:sz="6" w:space="0" w:color="auto"/>
            </w:tcBorders>
            <w:vAlign w:val="center"/>
          </w:tcPr>
          <w:p w14:paraId="2BFC4579" w14:textId="77777777" w:rsidR="00BD1B67" w:rsidRPr="0035336D" w:rsidRDefault="00BD1B67" w:rsidP="00BD1B67">
            <w:pPr>
              <w:adjustRightInd w:val="0"/>
              <w:ind w:firstLine="480"/>
            </w:pPr>
            <w:r w:rsidRPr="0035336D">
              <w:t>id</w:t>
            </w:r>
          </w:p>
        </w:tc>
        <w:tc>
          <w:tcPr>
            <w:tcW w:w="2337" w:type="dxa"/>
            <w:tcBorders>
              <w:top w:val="single" w:sz="6" w:space="0" w:color="auto"/>
            </w:tcBorders>
            <w:vAlign w:val="center"/>
          </w:tcPr>
          <w:p w14:paraId="0801F0DA" w14:textId="77777777" w:rsidR="00BD1B67" w:rsidRPr="0035336D" w:rsidRDefault="00BD1B67" w:rsidP="00BD1B67">
            <w:pPr>
              <w:adjustRightInd w:val="0"/>
              <w:ind w:firstLine="480"/>
              <w:jc w:val="left"/>
            </w:pPr>
            <w:r w:rsidRPr="0035336D">
              <w:t>INT</w:t>
            </w:r>
          </w:p>
        </w:tc>
        <w:tc>
          <w:tcPr>
            <w:tcW w:w="2338" w:type="dxa"/>
            <w:tcBorders>
              <w:top w:val="single" w:sz="6" w:space="0" w:color="auto"/>
            </w:tcBorders>
            <w:vAlign w:val="center"/>
          </w:tcPr>
          <w:p w14:paraId="4D819005" w14:textId="77777777" w:rsidR="00BD1B67" w:rsidRPr="0035336D" w:rsidRDefault="00BD1B67" w:rsidP="00BD1B67">
            <w:pPr>
              <w:adjustRightInd w:val="0"/>
              <w:ind w:firstLine="480"/>
              <w:jc w:val="left"/>
            </w:pPr>
            <w:r w:rsidRPr="0035336D">
              <w:t>PK, AUTO_INCREMENT</w:t>
            </w:r>
          </w:p>
        </w:tc>
        <w:tc>
          <w:tcPr>
            <w:tcW w:w="2338" w:type="dxa"/>
            <w:tcBorders>
              <w:top w:val="single" w:sz="6" w:space="0" w:color="auto"/>
            </w:tcBorders>
            <w:vAlign w:val="center"/>
          </w:tcPr>
          <w:p w14:paraId="7E7EEBD3" w14:textId="77777777" w:rsidR="00BD1B67" w:rsidRPr="0035336D" w:rsidRDefault="00BD1B67" w:rsidP="00BD1B67">
            <w:pPr>
              <w:adjustRightInd w:val="0"/>
              <w:ind w:firstLine="480"/>
              <w:jc w:val="left"/>
            </w:pPr>
            <w:r w:rsidRPr="0035336D">
              <w:t>切片物理主键</w:t>
            </w:r>
          </w:p>
        </w:tc>
      </w:tr>
      <w:tr w:rsidR="00BD1B67" w:rsidRPr="0035336D" w14:paraId="3CDFC96F" w14:textId="77777777" w:rsidTr="00BD1B67">
        <w:tc>
          <w:tcPr>
            <w:tcW w:w="2337" w:type="dxa"/>
            <w:vAlign w:val="center"/>
          </w:tcPr>
          <w:p w14:paraId="744D08AE" w14:textId="77777777" w:rsidR="00BD1B67" w:rsidRPr="0035336D" w:rsidRDefault="00BD1B67" w:rsidP="00BD1B67">
            <w:pPr>
              <w:adjustRightInd w:val="0"/>
              <w:ind w:firstLine="480"/>
            </w:pPr>
            <w:r w:rsidRPr="0035336D">
              <w:t>document_id</w:t>
            </w:r>
          </w:p>
        </w:tc>
        <w:tc>
          <w:tcPr>
            <w:tcW w:w="2337" w:type="dxa"/>
            <w:vAlign w:val="center"/>
          </w:tcPr>
          <w:p w14:paraId="4A5301A2" w14:textId="77777777" w:rsidR="00BD1B67" w:rsidRPr="0035336D" w:rsidRDefault="00BD1B67" w:rsidP="00BD1B67">
            <w:pPr>
              <w:adjustRightInd w:val="0"/>
              <w:ind w:firstLine="480"/>
              <w:jc w:val="left"/>
            </w:pPr>
            <w:r w:rsidRPr="0035336D">
              <w:t>INT</w:t>
            </w:r>
          </w:p>
        </w:tc>
        <w:tc>
          <w:tcPr>
            <w:tcW w:w="2338" w:type="dxa"/>
            <w:vAlign w:val="center"/>
          </w:tcPr>
          <w:p w14:paraId="6D727898" w14:textId="77777777" w:rsidR="00BD1B67" w:rsidRPr="0035336D" w:rsidRDefault="00BD1B67" w:rsidP="00BD1B67">
            <w:pPr>
              <w:adjustRightInd w:val="0"/>
              <w:ind w:firstLine="480"/>
              <w:jc w:val="left"/>
            </w:pPr>
            <w:r w:rsidRPr="0035336D">
              <w:t>FK, NOT NULL</w:t>
            </w:r>
          </w:p>
        </w:tc>
        <w:tc>
          <w:tcPr>
            <w:tcW w:w="2338" w:type="dxa"/>
            <w:vAlign w:val="center"/>
          </w:tcPr>
          <w:p w14:paraId="5B8949C4" w14:textId="77777777" w:rsidR="00BD1B67" w:rsidRPr="0035336D" w:rsidRDefault="00BD1B67" w:rsidP="00BD1B67">
            <w:pPr>
              <w:adjustRightInd w:val="0"/>
              <w:ind w:firstLine="480"/>
              <w:jc w:val="left"/>
            </w:pPr>
            <w:r w:rsidRPr="0035336D">
              <w:t>关联</w:t>
            </w:r>
            <w:r w:rsidRPr="0035336D">
              <w:t xml:space="preserve"> documents(id)</w:t>
            </w:r>
            <w:r w:rsidRPr="0035336D">
              <w:t>，触发级联删除</w:t>
            </w:r>
          </w:p>
        </w:tc>
      </w:tr>
      <w:tr w:rsidR="00BD1B67" w:rsidRPr="0035336D" w14:paraId="69871CDB" w14:textId="77777777" w:rsidTr="00BD1B67">
        <w:tc>
          <w:tcPr>
            <w:tcW w:w="2337" w:type="dxa"/>
            <w:vAlign w:val="center"/>
          </w:tcPr>
          <w:p w14:paraId="703F6A02" w14:textId="77777777" w:rsidR="00BD1B67" w:rsidRPr="0035336D" w:rsidRDefault="00BD1B67" w:rsidP="00BD1B67">
            <w:pPr>
              <w:adjustRightInd w:val="0"/>
              <w:ind w:firstLine="480"/>
            </w:pPr>
            <w:r w:rsidRPr="0035336D">
              <w:t>chunk_index</w:t>
            </w:r>
          </w:p>
        </w:tc>
        <w:tc>
          <w:tcPr>
            <w:tcW w:w="2337" w:type="dxa"/>
            <w:vAlign w:val="center"/>
          </w:tcPr>
          <w:p w14:paraId="4BD2C1E4" w14:textId="77777777" w:rsidR="00BD1B67" w:rsidRPr="0035336D" w:rsidRDefault="00BD1B67" w:rsidP="00BD1B67">
            <w:pPr>
              <w:adjustRightInd w:val="0"/>
              <w:ind w:firstLine="480"/>
              <w:jc w:val="left"/>
            </w:pPr>
            <w:r w:rsidRPr="0035336D">
              <w:t>INT</w:t>
            </w:r>
          </w:p>
        </w:tc>
        <w:tc>
          <w:tcPr>
            <w:tcW w:w="2338" w:type="dxa"/>
            <w:vAlign w:val="center"/>
          </w:tcPr>
          <w:p w14:paraId="6F6528B5" w14:textId="77777777" w:rsidR="00BD1B67" w:rsidRPr="0035336D" w:rsidRDefault="00BD1B67" w:rsidP="00BD1B67">
            <w:pPr>
              <w:adjustRightInd w:val="0"/>
              <w:ind w:firstLine="480"/>
              <w:jc w:val="left"/>
            </w:pPr>
            <w:r w:rsidRPr="0035336D">
              <w:t>NOT NULL</w:t>
            </w:r>
          </w:p>
        </w:tc>
        <w:tc>
          <w:tcPr>
            <w:tcW w:w="2338" w:type="dxa"/>
            <w:vAlign w:val="center"/>
          </w:tcPr>
          <w:p w14:paraId="16D7A2A4" w14:textId="77777777" w:rsidR="00BD1B67" w:rsidRPr="0035336D" w:rsidRDefault="00BD1B67" w:rsidP="00BD1B67">
            <w:pPr>
              <w:adjustRightInd w:val="0"/>
              <w:ind w:firstLine="480"/>
              <w:jc w:val="left"/>
            </w:pPr>
            <w:r w:rsidRPr="0035336D">
              <w:t>切片在原文中的绝对物理顺位</w:t>
            </w:r>
          </w:p>
        </w:tc>
      </w:tr>
      <w:tr w:rsidR="00BD1B67" w:rsidRPr="0035336D" w14:paraId="69279E18" w14:textId="77777777" w:rsidTr="00BD1B67">
        <w:tc>
          <w:tcPr>
            <w:tcW w:w="2337" w:type="dxa"/>
            <w:vAlign w:val="center"/>
          </w:tcPr>
          <w:p w14:paraId="7F6AEEFF" w14:textId="77777777" w:rsidR="00BD1B67" w:rsidRPr="0035336D" w:rsidRDefault="00BD1B67" w:rsidP="00BD1B67">
            <w:pPr>
              <w:adjustRightInd w:val="0"/>
              <w:ind w:firstLine="480"/>
            </w:pPr>
            <w:r w:rsidRPr="0035336D">
              <w:t>chunk_content</w:t>
            </w:r>
          </w:p>
        </w:tc>
        <w:tc>
          <w:tcPr>
            <w:tcW w:w="2337" w:type="dxa"/>
            <w:vAlign w:val="center"/>
          </w:tcPr>
          <w:p w14:paraId="445FACFD" w14:textId="77777777" w:rsidR="00BD1B67" w:rsidRPr="0035336D" w:rsidRDefault="00BD1B67" w:rsidP="00BD1B67">
            <w:pPr>
              <w:adjustRightInd w:val="0"/>
              <w:ind w:firstLine="480"/>
              <w:jc w:val="left"/>
            </w:pPr>
            <w:r w:rsidRPr="0035336D">
              <w:t>TEXT</w:t>
            </w:r>
          </w:p>
        </w:tc>
        <w:tc>
          <w:tcPr>
            <w:tcW w:w="2338" w:type="dxa"/>
            <w:vAlign w:val="center"/>
          </w:tcPr>
          <w:p w14:paraId="257C4598" w14:textId="77777777" w:rsidR="00BD1B67" w:rsidRPr="0035336D" w:rsidRDefault="00BD1B67" w:rsidP="00BD1B67">
            <w:pPr>
              <w:adjustRightInd w:val="0"/>
              <w:ind w:firstLine="480"/>
              <w:jc w:val="left"/>
            </w:pPr>
            <w:r w:rsidRPr="0035336D">
              <w:t>NOT NULL</w:t>
            </w:r>
          </w:p>
        </w:tc>
        <w:tc>
          <w:tcPr>
            <w:tcW w:w="2338" w:type="dxa"/>
            <w:vAlign w:val="center"/>
          </w:tcPr>
          <w:p w14:paraId="2B86B056" w14:textId="77777777" w:rsidR="00BD1B67" w:rsidRPr="0035336D" w:rsidRDefault="00BD1B67" w:rsidP="00BD1B67">
            <w:pPr>
              <w:adjustRightInd w:val="0"/>
              <w:ind w:firstLine="480"/>
              <w:jc w:val="left"/>
            </w:pPr>
            <w:r w:rsidRPr="0035336D">
              <w:t>切片提取出的</w:t>
            </w:r>
            <w:r w:rsidRPr="0035336D">
              <w:t xml:space="preserve"> 512 </w:t>
            </w:r>
            <w:r w:rsidRPr="0035336D">
              <w:t>字符纯文本</w:t>
            </w:r>
          </w:p>
        </w:tc>
      </w:tr>
      <w:tr w:rsidR="00BD1B67" w:rsidRPr="0035336D" w14:paraId="4394583C" w14:textId="77777777" w:rsidTr="00BD1B67">
        <w:tc>
          <w:tcPr>
            <w:tcW w:w="2337" w:type="dxa"/>
            <w:vAlign w:val="center"/>
          </w:tcPr>
          <w:p w14:paraId="2FE8EA2B" w14:textId="77777777" w:rsidR="00BD1B67" w:rsidRPr="0035336D" w:rsidRDefault="00BD1B67" w:rsidP="00BD1B67">
            <w:pPr>
              <w:adjustRightInd w:val="0"/>
              <w:ind w:firstLine="480"/>
            </w:pPr>
            <w:r w:rsidRPr="0035336D">
              <w:t>embedding_vector</w:t>
            </w:r>
          </w:p>
        </w:tc>
        <w:tc>
          <w:tcPr>
            <w:tcW w:w="2337" w:type="dxa"/>
            <w:vAlign w:val="center"/>
          </w:tcPr>
          <w:p w14:paraId="156C393B" w14:textId="77777777" w:rsidR="00BD1B67" w:rsidRPr="0035336D" w:rsidRDefault="00BD1B67" w:rsidP="00BD1B67">
            <w:pPr>
              <w:adjustRightInd w:val="0"/>
              <w:ind w:firstLine="480"/>
              <w:jc w:val="left"/>
            </w:pPr>
            <w:r w:rsidRPr="0035336D">
              <w:t>JSON</w:t>
            </w:r>
          </w:p>
        </w:tc>
        <w:tc>
          <w:tcPr>
            <w:tcW w:w="2338" w:type="dxa"/>
            <w:vAlign w:val="center"/>
          </w:tcPr>
          <w:p w14:paraId="73DC5C74" w14:textId="77777777" w:rsidR="00BD1B67" w:rsidRPr="0035336D" w:rsidRDefault="00BD1B67" w:rsidP="00BD1B67">
            <w:pPr>
              <w:adjustRightInd w:val="0"/>
              <w:ind w:firstLine="480"/>
              <w:jc w:val="left"/>
            </w:pPr>
            <w:r w:rsidRPr="0035336D">
              <w:t>NULL</w:t>
            </w:r>
          </w:p>
        </w:tc>
        <w:tc>
          <w:tcPr>
            <w:tcW w:w="2338" w:type="dxa"/>
            <w:vAlign w:val="center"/>
          </w:tcPr>
          <w:p w14:paraId="67D3CE0B" w14:textId="77777777" w:rsidR="00BD1B67" w:rsidRPr="0035336D" w:rsidRDefault="00BD1B67" w:rsidP="00BD1B67">
            <w:pPr>
              <w:adjustRightInd w:val="0"/>
              <w:ind w:firstLine="480"/>
              <w:jc w:val="left"/>
            </w:pPr>
            <w:r w:rsidRPr="0035336D">
              <w:t>text</w:t>
            </w:r>
            <w:del w:id="1018" w:author="Administrator" w:date="2026-04-30T14:14:00Z">
              <w:r w:rsidRPr="0035336D" w:rsidDel="00DB126D">
                <w:delText>2v</w:delText>
              </w:r>
            </w:del>
            <w:r w:rsidRPr="0035336D">
              <w:t xml:space="preserve">ec </w:t>
            </w:r>
            <w:r w:rsidRPr="0035336D">
              <w:t>提取的</w:t>
            </w:r>
            <w:r w:rsidRPr="0035336D">
              <w:t xml:space="preserve"> 768 </w:t>
            </w:r>
            <w:r w:rsidRPr="0035336D">
              <w:t>维稠密特征向量</w:t>
            </w:r>
          </w:p>
        </w:tc>
      </w:tr>
    </w:tbl>
    <w:p w14:paraId="2D09C047" w14:textId="77777777" w:rsidR="00BD1B67" w:rsidRPr="0035336D" w:rsidRDefault="00BD1B67" w:rsidP="00BD1B67">
      <w:pPr>
        <w:adjustRightInd w:val="0"/>
        <w:snapToGrid w:val="0"/>
        <w:ind w:firstLine="482"/>
        <w:rPr>
          <w:b/>
          <w:bCs/>
        </w:rPr>
      </w:pPr>
    </w:p>
    <w:p w14:paraId="6A222C65" w14:textId="77777777" w:rsidR="00BD1B67" w:rsidRPr="0035336D" w:rsidRDefault="00BD1B67" w:rsidP="00BD1B67">
      <w:pPr>
        <w:adjustRightInd w:val="0"/>
        <w:snapToGrid w:val="0"/>
        <w:ind w:firstLine="482"/>
        <w:rPr>
          <w:rFonts w:eastAsia="黑体"/>
          <w:b/>
          <w:bCs/>
        </w:rPr>
      </w:pPr>
      <w:r w:rsidRPr="0035336D">
        <w:rPr>
          <w:rFonts w:eastAsia="黑体"/>
          <w:b/>
          <w:bCs/>
        </w:rPr>
        <w:t xml:space="preserve">4.3.4 </w:t>
      </w:r>
      <w:r w:rsidRPr="0035336D">
        <w:rPr>
          <w:rFonts w:eastAsia="黑体"/>
          <w:b/>
          <w:bCs/>
        </w:rPr>
        <w:t>对话会话与消息表</w:t>
      </w:r>
      <w:r w:rsidRPr="0035336D">
        <w:rPr>
          <w:rFonts w:eastAsia="黑体"/>
          <w:b/>
          <w:bCs/>
        </w:rPr>
        <w:t xml:space="preserve"> (chat_sessions / chat_messages)</w:t>
      </w:r>
    </w:p>
    <w:p w14:paraId="3C0E1F45" w14:textId="77777777" w:rsidR="00BD1B67" w:rsidRPr="0035336D" w:rsidRDefault="00BD1B67" w:rsidP="00BD1B67">
      <w:pPr>
        <w:adjustRightInd w:val="0"/>
        <w:snapToGrid w:val="0"/>
        <w:ind w:firstLine="480"/>
      </w:pPr>
      <w:r w:rsidRPr="0035336D">
        <w:t>为了支持大模型的多轮上下文记忆（</w:t>
      </w:r>
      <w:r w:rsidRPr="0035336D">
        <w:t>Memory</w:t>
      </w:r>
      <w:r w:rsidRPr="0035336D">
        <w:t>），系统采用</w:t>
      </w:r>
      <w:r w:rsidRPr="0035336D">
        <w:t>“</w:t>
      </w:r>
      <w:r w:rsidRPr="0035336D">
        <w:t>主从表</w:t>
      </w:r>
      <w:r w:rsidRPr="0035336D">
        <w:t>”</w:t>
      </w:r>
      <w:r w:rsidRPr="0035336D">
        <w:t>结构对对话历史进</w:t>
      </w:r>
      <w:r w:rsidRPr="0035336D">
        <w:lastRenderedPageBreak/>
        <w:t>行了拆解存储。</w:t>
      </w:r>
      <w:r w:rsidRPr="0035336D">
        <w:t xml:space="preserve">chat_sessions </w:t>
      </w:r>
      <w:r w:rsidRPr="0035336D">
        <w:t>表负责记录每一次独立会话的宏观状态；</w:t>
      </w:r>
      <w:r w:rsidRPr="0035336D">
        <w:t xml:space="preserve">chat_messages </w:t>
      </w:r>
      <w:r w:rsidRPr="0035336D">
        <w:t>表则用于追溯每一次具体的交互报文。</w:t>
      </w:r>
    </w:p>
    <w:p w14:paraId="04D26838" w14:textId="77777777" w:rsidR="00BD1B67" w:rsidDel="00E30EF7" w:rsidRDefault="00BD1B67" w:rsidP="00BD1B67">
      <w:pPr>
        <w:adjustRightInd w:val="0"/>
        <w:snapToGrid w:val="0"/>
        <w:ind w:firstLine="480"/>
        <w:rPr>
          <w:del w:id="1019" w:author="Administrator" w:date="2026-04-30T13:46:00Z"/>
        </w:rPr>
      </w:pPr>
    </w:p>
    <w:p w14:paraId="16F4F121" w14:textId="77777777" w:rsidR="00BD1B67" w:rsidDel="00E30EF7" w:rsidRDefault="00BD1B67" w:rsidP="00BD1B67">
      <w:pPr>
        <w:adjustRightInd w:val="0"/>
        <w:snapToGrid w:val="0"/>
        <w:ind w:firstLine="480"/>
        <w:rPr>
          <w:del w:id="1020" w:author="Administrator" w:date="2026-04-30T13:46:00Z"/>
        </w:rPr>
      </w:pPr>
    </w:p>
    <w:p w14:paraId="4DD34F16" w14:textId="77777777" w:rsidR="00BD1B67" w:rsidDel="00E30EF7" w:rsidRDefault="00BD1B67" w:rsidP="00BD1B67">
      <w:pPr>
        <w:adjustRightInd w:val="0"/>
        <w:snapToGrid w:val="0"/>
        <w:ind w:firstLine="480"/>
        <w:rPr>
          <w:del w:id="1021" w:author="Administrator" w:date="2026-04-30T13:46:00Z"/>
        </w:rPr>
      </w:pPr>
    </w:p>
    <w:p w14:paraId="3E8DDF80" w14:textId="77777777" w:rsidR="00BD1B67" w:rsidDel="00E30EF7" w:rsidRDefault="00BD1B67" w:rsidP="00BD1B67">
      <w:pPr>
        <w:adjustRightInd w:val="0"/>
        <w:snapToGrid w:val="0"/>
        <w:ind w:firstLine="480"/>
        <w:rPr>
          <w:del w:id="1022" w:author="Administrator" w:date="2026-04-30T13:46:00Z"/>
        </w:rPr>
      </w:pPr>
    </w:p>
    <w:p w14:paraId="63C4098A" w14:textId="77777777" w:rsidR="00BD1B67" w:rsidDel="00E30EF7" w:rsidRDefault="00BD1B67" w:rsidP="00BD1B67">
      <w:pPr>
        <w:adjustRightInd w:val="0"/>
        <w:snapToGrid w:val="0"/>
        <w:ind w:firstLine="480"/>
        <w:rPr>
          <w:del w:id="1023" w:author="Administrator" w:date="2026-04-30T13:46:00Z"/>
        </w:rPr>
      </w:pPr>
    </w:p>
    <w:p w14:paraId="72AEDD61" w14:textId="77777777" w:rsidR="00BD1B67" w:rsidRDefault="00BD1B67" w:rsidP="00BD1B67">
      <w:pPr>
        <w:adjustRightInd w:val="0"/>
        <w:snapToGrid w:val="0"/>
        <w:ind w:firstLine="480"/>
      </w:pPr>
    </w:p>
    <w:p w14:paraId="396FC1CF" w14:textId="77777777" w:rsidR="00536B9D" w:rsidRDefault="00BD1B67">
      <w:pPr>
        <w:pStyle w:val="61"/>
        <w:spacing w:before="120"/>
        <w:pPrChange w:id="1024" w:author="Administrator" w:date="2026-04-30T14:01:00Z">
          <w:pPr>
            <w:adjustRightInd w:val="0"/>
            <w:snapToGrid w:val="0"/>
            <w:ind w:firstLine="480"/>
          </w:pPr>
        </w:pPrChange>
      </w:pPr>
      <w:r w:rsidRPr="0035336D">
        <w:t>表 4-4 chat_messages (对话消息详情) 表结构定义</w:t>
      </w:r>
    </w:p>
    <w:tbl>
      <w:tblPr>
        <w:tblW w:w="0" w:type="auto"/>
        <w:jc w:val="center"/>
        <w:tblBorders>
          <w:top w:val="single" w:sz="12" w:space="0" w:color="auto"/>
          <w:bottom w:val="single" w:sz="12" w:space="0" w:color="auto"/>
        </w:tblBorders>
        <w:tblLook w:val="04A0" w:firstRow="1" w:lastRow="0" w:firstColumn="1" w:lastColumn="0" w:noHBand="0" w:noVBand="1"/>
      </w:tblPr>
      <w:tblGrid>
        <w:gridCol w:w="2210"/>
        <w:gridCol w:w="2251"/>
        <w:gridCol w:w="2824"/>
        <w:gridCol w:w="2285"/>
      </w:tblGrid>
      <w:tr w:rsidR="00BD1B67" w14:paraId="202D95C2" w14:textId="77777777" w:rsidTr="00BD1B67">
        <w:trPr>
          <w:jc w:val="center"/>
        </w:trPr>
        <w:tc>
          <w:tcPr>
            <w:tcW w:w="2337" w:type="dxa"/>
            <w:tcBorders>
              <w:top w:val="single" w:sz="12" w:space="0" w:color="auto"/>
              <w:bottom w:val="single" w:sz="6" w:space="0" w:color="auto"/>
            </w:tcBorders>
            <w:vAlign w:val="center"/>
          </w:tcPr>
          <w:p w14:paraId="0F6AE783" w14:textId="77777777" w:rsidR="00BD1B67" w:rsidRDefault="00BD1B67" w:rsidP="00BD1B67">
            <w:pPr>
              <w:adjustRightInd w:val="0"/>
              <w:ind w:firstLine="482"/>
            </w:pPr>
            <w:r w:rsidRPr="0035336D">
              <w:rPr>
                <w:b/>
                <w:bCs/>
              </w:rPr>
              <w:t>字段名</w:t>
            </w:r>
          </w:p>
        </w:tc>
        <w:tc>
          <w:tcPr>
            <w:tcW w:w="2337" w:type="dxa"/>
            <w:tcBorders>
              <w:top w:val="single" w:sz="12" w:space="0" w:color="auto"/>
              <w:bottom w:val="single" w:sz="6" w:space="0" w:color="auto"/>
            </w:tcBorders>
            <w:vAlign w:val="center"/>
          </w:tcPr>
          <w:p w14:paraId="134040BE" w14:textId="77777777" w:rsidR="00BD1B67" w:rsidRDefault="00BD1B67" w:rsidP="00BD1B67">
            <w:pPr>
              <w:adjustRightInd w:val="0"/>
              <w:ind w:firstLine="482"/>
            </w:pPr>
            <w:r w:rsidRPr="0035336D">
              <w:rPr>
                <w:b/>
                <w:bCs/>
              </w:rPr>
              <w:t>数据类型</w:t>
            </w:r>
          </w:p>
        </w:tc>
        <w:tc>
          <w:tcPr>
            <w:tcW w:w="2338" w:type="dxa"/>
            <w:tcBorders>
              <w:top w:val="single" w:sz="12" w:space="0" w:color="auto"/>
              <w:bottom w:val="single" w:sz="6" w:space="0" w:color="auto"/>
            </w:tcBorders>
            <w:vAlign w:val="center"/>
          </w:tcPr>
          <w:p w14:paraId="23007CB0" w14:textId="77777777" w:rsidR="00BD1B67" w:rsidRDefault="00BD1B67" w:rsidP="00BD1B67">
            <w:pPr>
              <w:adjustRightInd w:val="0"/>
              <w:ind w:firstLine="482"/>
            </w:pPr>
            <w:r w:rsidRPr="0035336D">
              <w:rPr>
                <w:b/>
                <w:bCs/>
              </w:rPr>
              <w:t>约束条件</w:t>
            </w:r>
          </w:p>
        </w:tc>
        <w:tc>
          <w:tcPr>
            <w:tcW w:w="2338" w:type="dxa"/>
            <w:tcBorders>
              <w:top w:val="single" w:sz="12" w:space="0" w:color="auto"/>
              <w:bottom w:val="single" w:sz="6" w:space="0" w:color="auto"/>
            </w:tcBorders>
            <w:vAlign w:val="center"/>
          </w:tcPr>
          <w:p w14:paraId="64BC203C" w14:textId="77777777" w:rsidR="00BD1B67" w:rsidRDefault="00BD1B67" w:rsidP="00BD1B67">
            <w:pPr>
              <w:adjustRightInd w:val="0"/>
              <w:ind w:firstLine="482"/>
            </w:pPr>
            <w:r w:rsidRPr="0035336D">
              <w:rPr>
                <w:b/>
                <w:bCs/>
              </w:rPr>
              <w:t>物理说明</w:t>
            </w:r>
            <w:r w:rsidRPr="0035336D">
              <w:rPr>
                <w:b/>
                <w:bCs/>
              </w:rPr>
              <w:t xml:space="preserve"> / </w:t>
            </w:r>
            <w:r w:rsidRPr="0035336D">
              <w:rPr>
                <w:b/>
                <w:bCs/>
              </w:rPr>
              <w:t>业务作用</w:t>
            </w:r>
          </w:p>
        </w:tc>
      </w:tr>
      <w:tr w:rsidR="00BD1B67" w14:paraId="6FAE7B4B" w14:textId="77777777" w:rsidTr="00BD1B67">
        <w:trPr>
          <w:jc w:val="center"/>
        </w:trPr>
        <w:tc>
          <w:tcPr>
            <w:tcW w:w="2337" w:type="dxa"/>
            <w:tcBorders>
              <w:top w:val="single" w:sz="6" w:space="0" w:color="auto"/>
            </w:tcBorders>
            <w:vAlign w:val="center"/>
          </w:tcPr>
          <w:p w14:paraId="0FD705E7" w14:textId="77777777" w:rsidR="00BD1B67" w:rsidRDefault="00BD1B67" w:rsidP="00BD1B67">
            <w:pPr>
              <w:adjustRightInd w:val="0"/>
              <w:ind w:firstLine="480"/>
            </w:pPr>
            <w:r w:rsidRPr="0035336D">
              <w:t>id</w:t>
            </w:r>
          </w:p>
        </w:tc>
        <w:tc>
          <w:tcPr>
            <w:tcW w:w="2337" w:type="dxa"/>
            <w:tcBorders>
              <w:top w:val="single" w:sz="6" w:space="0" w:color="auto"/>
            </w:tcBorders>
            <w:vAlign w:val="center"/>
          </w:tcPr>
          <w:p w14:paraId="470A1AE7" w14:textId="77777777" w:rsidR="00BD1B67" w:rsidRDefault="00BD1B67" w:rsidP="00BD1B67">
            <w:pPr>
              <w:adjustRightInd w:val="0"/>
              <w:ind w:firstLine="480"/>
              <w:jc w:val="left"/>
            </w:pPr>
            <w:r w:rsidRPr="0035336D">
              <w:t>INT</w:t>
            </w:r>
          </w:p>
        </w:tc>
        <w:tc>
          <w:tcPr>
            <w:tcW w:w="2338" w:type="dxa"/>
            <w:tcBorders>
              <w:top w:val="single" w:sz="6" w:space="0" w:color="auto"/>
            </w:tcBorders>
            <w:vAlign w:val="center"/>
          </w:tcPr>
          <w:p w14:paraId="69B6DB4B" w14:textId="77777777" w:rsidR="00BD1B67" w:rsidRDefault="00BD1B67" w:rsidP="00BD1B67">
            <w:pPr>
              <w:adjustRightInd w:val="0"/>
              <w:ind w:firstLine="480"/>
              <w:jc w:val="left"/>
            </w:pPr>
            <w:r w:rsidRPr="0035336D">
              <w:t>PK, AUTO_INCREMENT</w:t>
            </w:r>
          </w:p>
        </w:tc>
        <w:tc>
          <w:tcPr>
            <w:tcW w:w="2338" w:type="dxa"/>
            <w:tcBorders>
              <w:top w:val="single" w:sz="6" w:space="0" w:color="auto"/>
            </w:tcBorders>
            <w:vAlign w:val="center"/>
          </w:tcPr>
          <w:p w14:paraId="2707C21C" w14:textId="77777777" w:rsidR="00BD1B67" w:rsidRDefault="00BD1B67" w:rsidP="00BD1B67">
            <w:pPr>
              <w:adjustRightInd w:val="0"/>
              <w:ind w:firstLine="480"/>
              <w:jc w:val="left"/>
            </w:pPr>
            <w:r w:rsidRPr="0035336D">
              <w:t>消息物理主键</w:t>
            </w:r>
          </w:p>
        </w:tc>
      </w:tr>
      <w:tr w:rsidR="00BD1B67" w14:paraId="578F2A5D" w14:textId="77777777" w:rsidTr="00BD1B67">
        <w:trPr>
          <w:jc w:val="center"/>
        </w:trPr>
        <w:tc>
          <w:tcPr>
            <w:tcW w:w="2337" w:type="dxa"/>
            <w:vAlign w:val="center"/>
          </w:tcPr>
          <w:p w14:paraId="13BCE542" w14:textId="77777777" w:rsidR="00BD1B67" w:rsidRDefault="00BD1B67" w:rsidP="00BD1B67">
            <w:pPr>
              <w:adjustRightInd w:val="0"/>
              <w:ind w:firstLine="480"/>
            </w:pPr>
            <w:r w:rsidRPr="0035336D">
              <w:t>session_id</w:t>
            </w:r>
          </w:p>
        </w:tc>
        <w:tc>
          <w:tcPr>
            <w:tcW w:w="2337" w:type="dxa"/>
            <w:vAlign w:val="center"/>
          </w:tcPr>
          <w:p w14:paraId="50B3D5F0" w14:textId="77777777" w:rsidR="00BD1B67" w:rsidRDefault="00BD1B67" w:rsidP="00BD1B67">
            <w:pPr>
              <w:adjustRightInd w:val="0"/>
              <w:ind w:firstLine="480"/>
              <w:jc w:val="left"/>
            </w:pPr>
            <w:r w:rsidRPr="0035336D">
              <w:t>INT</w:t>
            </w:r>
          </w:p>
        </w:tc>
        <w:tc>
          <w:tcPr>
            <w:tcW w:w="2338" w:type="dxa"/>
            <w:vAlign w:val="center"/>
          </w:tcPr>
          <w:p w14:paraId="1E234489" w14:textId="77777777" w:rsidR="00BD1B67" w:rsidRDefault="00BD1B67" w:rsidP="00BD1B67">
            <w:pPr>
              <w:adjustRightInd w:val="0"/>
              <w:ind w:firstLine="480"/>
              <w:jc w:val="left"/>
            </w:pPr>
            <w:r w:rsidRPr="0035336D">
              <w:t>FK, NOT NULL</w:t>
            </w:r>
          </w:p>
        </w:tc>
        <w:tc>
          <w:tcPr>
            <w:tcW w:w="2338" w:type="dxa"/>
            <w:vAlign w:val="center"/>
          </w:tcPr>
          <w:p w14:paraId="4A090845" w14:textId="77777777" w:rsidR="00BD1B67" w:rsidRDefault="00BD1B67" w:rsidP="00BD1B67">
            <w:pPr>
              <w:adjustRightInd w:val="0"/>
              <w:ind w:firstLine="480"/>
              <w:jc w:val="left"/>
            </w:pPr>
            <w:r w:rsidRPr="0035336D">
              <w:t>关联</w:t>
            </w:r>
            <w:r w:rsidRPr="0035336D">
              <w:t xml:space="preserve"> chat_sessions(id)</w:t>
            </w:r>
          </w:p>
        </w:tc>
      </w:tr>
      <w:tr w:rsidR="00BD1B67" w14:paraId="3DE348FD" w14:textId="77777777" w:rsidTr="00BD1B67">
        <w:trPr>
          <w:jc w:val="center"/>
        </w:trPr>
        <w:tc>
          <w:tcPr>
            <w:tcW w:w="2337" w:type="dxa"/>
            <w:vAlign w:val="center"/>
          </w:tcPr>
          <w:p w14:paraId="2A590FD2" w14:textId="77777777" w:rsidR="00BD1B67" w:rsidRDefault="00BD1B67" w:rsidP="00BD1B67">
            <w:pPr>
              <w:adjustRightInd w:val="0"/>
              <w:ind w:firstLine="480"/>
            </w:pPr>
            <w:r w:rsidRPr="0035336D">
              <w:t>role</w:t>
            </w:r>
          </w:p>
        </w:tc>
        <w:tc>
          <w:tcPr>
            <w:tcW w:w="2337" w:type="dxa"/>
            <w:vAlign w:val="center"/>
          </w:tcPr>
          <w:p w14:paraId="35C0C38E" w14:textId="77777777" w:rsidR="00BD1B67" w:rsidRDefault="00BD1B67" w:rsidP="00BD1B67">
            <w:pPr>
              <w:adjustRightInd w:val="0"/>
              <w:ind w:firstLine="480"/>
              <w:jc w:val="left"/>
            </w:pPr>
            <w:r w:rsidRPr="0035336D">
              <w:t>ENUM</w:t>
            </w:r>
          </w:p>
        </w:tc>
        <w:tc>
          <w:tcPr>
            <w:tcW w:w="2338" w:type="dxa"/>
            <w:vAlign w:val="center"/>
          </w:tcPr>
          <w:p w14:paraId="3F1AF760" w14:textId="77777777" w:rsidR="00BD1B67" w:rsidRDefault="00BD1B67" w:rsidP="00BD1B67">
            <w:pPr>
              <w:adjustRightInd w:val="0"/>
              <w:ind w:firstLine="480"/>
              <w:jc w:val="left"/>
            </w:pPr>
            <w:r w:rsidRPr="0035336D">
              <w:t>NOT NULL</w:t>
            </w:r>
          </w:p>
        </w:tc>
        <w:tc>
          <w:tcPr>
            <w:tcW w:w="2338" w:type="dxa"/>
            <w:vAlign w:val="center"/>
          </w:tcPr>
          <w:p w14:paraId="08910115" w14:textId="77777777" w:rsidR="00BD1B67" w:rsidRDefault="00BD1B67" w:rsidP="00BD1B67">
            <w:pPr>
              <w:adjustRightInd w:val="0"/>
              <w:ind w:firstLine="480"/>
              <w:jc w:val="left"/>
            </w:pPr>
            <w:r w:rsidRPr="0035336D">
              <w:t>消息发送方标识</w:t>
            </w:r>
            <w:r w:rsidRPr="0035336D">
              <w:t xml:space="preserve"> (user / assistant)</w:t>
            </w:r>
          </w:p>
        </w:tc>
      </w:tr>
      <w:tr w:rsidR="00BD1B67" w14:paraId="6A74BC6C" w14:textId="77777777" w:rsidTr="00BD1B67">
        <w:trPr>
          <w:jc w:val="center"/>
        </w:trPr>
        <w:tc>
          <w:tcPr>
            <w:tcW w:w="2337" w:type="dxa"/>
            <w:vAlign w:val="center"/>
          </w:tcPr>
          <w:p w14:paraId="5373DAE4" w14:textId="77777777" w:rsidR="00BD1B67" w:rsidRDefault="00BD1B67" w:rsidP="00BD1B67">
            <w:pPr>
              <w:adjustRightInd w:val="0"/>
              <w:ind w:firstLine="480"/>
            </w:pPr>
            <w:r w:rsidRPr="0035336D">
              <w:t>content</w:t>
            </w:r>
          </w:p>
        </w:tc>
        <w:tc>
          <w:tcPr>
            <w:tcW w:w="2337" w:type="dxa"/>
            <w:vAlign w:val="center"/>
          </w:tcPr>
          <w:p w14:paraId="1EA13386" w14:textId="77777777" w:rsidR="00BD1B67" w:rsidRDefault="00BD1B67" w:rsidP="00BD1B67">
            <w:pPr>
              <w:adjustRightInd w:val="0"/>
              <w:ind w:firstLine="480"/>
              <w:jc w:val="left"/>
            </w:pPr>
            <w:r w:rsidRPr="0035336D">
              <w:t>TEXT</w:t>
            </w:r>
          </w:p>
        </w:tc>
        <w:tc>
          <w:tcPr>
            <w:tcW w:w="2338" w:type="dxa"/>
            <w:vAlign w:val="center"/>
          </w:tcPr>
          <w:p w14:paraId="2942553A" w14:textId="77777777" w:rsidR="00BD1B67" w:rsidRDefault="00BD1B67" w:rsidP="00BD1B67">
            <w:pPr>
              <w:adjustRightInd w:val="0"/>
              <w:ind w:firstLine="480"/>
              <w:jc w:val="left"/>
            </w:pPr>
            <w:r w:rsidRPr="0035336D">
              <w:t>NOT NULL</w:t>
            </w:r>
          </w:p>
        </w:tc>
        <w:tc>
          <w:tcPr>
            <w:tcW w:w="2338" w:type="dxa"/>
            <w:vAlign w:val="center"/>
          </w:tcPr>
          <w:p w14:paraId="70CC58BA" w14:textId="77777777" w:rsidR="00BD1B67" w:rsidRDefault="00BD1B67" w:rsidP="00BD1B67">
            <w:pPr>
              <w:adjustRightInd w:val="0"/>
              <w:ind w:firstLine="480"/>
              <w:jc w:val="left"/>
            </w:pPr>
            <w:r w:rsidRPr="0035336D">
              <w:t>问题原文或大模型生成的完整回答</w:t>
            </w:r>
          </w:p>
        </w:tc>
      </w:tr>
      <w:tr w:rsidR="00BD1B67" w14:paraId="7C056931" w14:textId="77777777" w:rsidTr="00BD1B67">
        <w:trPr>
          <w:jc w:val="center"/>
        </w:trPr>
        <w:tc>
          <w:tcPr>
            <w:tcW w:w="2337" w:type="dxa"/>
            <w:vAlign w:val="center"/>
          </w:tcPr>
          <w:p w14:paraId="1B6D67F5" w14:textId="77777777" w:rsidR="00BD1B67" w:rsidRDefault="00BD1B67" w:rsidP="00BD1B67">
            <w:pPr>
              <w:adjustRightInd w:val="0"/>
              <w:ind w:firstLine="480"/>
            </w:pPr>
            <w:r w:rsidRPr="0035336D">
              <w:t>created_at</w:t>
            </w:r>
          </w:p>
        </w:tc>
        <w:tc>
          <w:tcPr>
            <w:tcW w:w="2337" w:type="dxa"/>
            <w:vAlign w:val="center"/>
          </w:tcPr>
          <w:p w14:paraId="4F39EAFC" w14:textId="77777777" w:rsidR="00BD1B67" w:rsidRDefault="00BD1B67" w:rsidP="00BD1B67">
            <w:pPr>
              <w:adjustRightInd w:val="0"/>
              <w:ind w:firstLine="480"/>
              <w:jc w:val="left"/>
            </w:pPr>
            <w:r w:rsidRPr="0035336D">
              <w:t>TIMESTAMP</w:t>
            </w:r>
          </w:p>
        </w:tc>
        <w:tc>
          <w:tcPr>
            <w:tcW w:w="2338" w:type="dxa"/>
            <w:vAlign w:val="center"/>
          </w:tcPr>
          <w:p w14:paraId="7BF89C3C" w14:textId="77777777" w:rsidR="00BD1B67" w:rsidRDefault="00BD1B67" w:rsidP="00BD1B67">
            <w:pPr>
              <w:adjustRightInd w:val="0"/>
              <w:ind w:firstLine="480"/>
              <w:jc w:val="left"/>
            </w:pPr>
            <w:r w:rsidRPr="0035336D">
              <w:t>DEFAULT CURRENT_TIMESTAMP</w:t>
            </w:r>
          </w:p>
        </w:tc>
        <w:tc>
          <w:tcPr>
            <w:tcW w:w="2338" w:type="dxa"/>
            <w:vAlign w:val="center"/>
          </w:tcPr>
          <w:p w14:paraId="0B8EB012" w14:textId="77777777" w:rsidR="00BD1B67" w:rsidRDefault="00BD1B67" w:rsidP="00BD1B67">
            <w:pPr>
              <w:adjustRightInd w:val="0"/>
              <w:ind w:firstLine="480"/>
              <w:jc w:val="left"/>
            </w:pPr>
            <w:r w:rsidRPr="0035336D">
              <w:t>消息落库时间，用于时序排序溯源</w:t>
            </w:r>
          </w:p>
        </w:tc>
      </w:tr>
    </w:tbl>
    <w:p w14:paraId="76A18804" w14:textId="77777777" w:rsidR="00BD1B67" w:rsidRPr="0035336D" w:rsidRDefault="00BD1B67" w:rsidP="00BD1B67">
      <w:pPr>
        <w:adjustRightInd w:val="0"/>
        <w:snapToGrid w:val="0"/>
        <w:ind w:firstLine="480"/>
      </w:pPr>
    </w:p>
    <w:p w14:paraId="2DEBEE2D" w14:textId="77777777" w:rsidR="00536B9D" w:rsidRPr="00536B9D" w:rsidRDefault="00427A71">
      <w:pPr>
        <w:pStyle w:val="21"/>
        <w:rPr>
          <w:rFonts w:hint="eastAsia"/>
          <w:rPrChange w:id="1025" w:author="Administrator" w:date="2026-04-30T13:35:00Z">
            <w:rPr>
              <w:rFonts w:ascii="黑体" w:eastAsia="黑体" w:hAnsi="黑体" w:hint="eastAsia"/>
              <w:sz w:val="28"/>
            </w:rPr>
          </w:rPrChange>
        </w:rPr>
        <w:pPrChange w:id="1026" w:author="Administrator" w:date="2026-04-30T13:35:00Z">
          <w:pPr>
            <w:pStyle w:val="b63ee27f-4cf3-414c-9275-d88e3f90795e"/>
            <w:spacing w:line="360" w:lineRule="auto"/>
          </w:pPr>
        </w:pPrChange>
      </w:pPr>
      <w:bookmarkStart w:id="1027" w:name="_Toc228451494"/>
      <w:r w:rsidRPr="00427A71">
        <w:rPr>
          <w:rFonts w:hint="eastAsia"/>
          <w:rPrChange w:id="1028" w:author="Administrator" w:date="2026-04-30T13:35:00Z">
            <w:rPr>
              <w:rFonts w:ascii="黑体" w:hAnsi="黑体" w:hint="eastAsia"/>
              <w:b w:val="0"/>
              <w:szCs w:val="24"/>
            </w:rPr>
          </w:rPrChange>
        </w:rPr>
        <w:t xml:space="preserve">4.4 </w:t>
      </w:r>
      <w:r w:rsidRPr="00427A71">
        <w:rPr>
          <w:rFonts w:hint="eastAsia"/>
          <w:rPrChange w:id="1029" w:author="Administrator" w:date="2026-04-30T13:35:00Z">
            <w:rPr>
              <w:rFonts w:ascii="黑体" w:hAnsi="黑体" w:hint="eastAsia"/>
              <w:b w:val="0"/>
              <w:szCs w:val="24"/>
            </w:rPr>
          </w:rPrChange>
        </w:rPr>
        <w:t>系统安全与可靠性设计</w:t>
      </w:r>
      <w:bookmarkEnd w:id="1027"/>
    </w:p>
    <w:p w14:paraId="4F1CFD67" w14:textId="77777777" w:rsidR="00BD1B67" w:rsidRPr="007454C9" w:rsidRDefault="00BD1B67" w:rsidP="00BD1B67">
      <w:pPr>
        <w:adjustRightInd w:val="0"/>
        <w:snapToGrid w:val="0"/>
        <w:ind w:firstLine="480"/>
        <w:rPr>
          <w:rFonts w:asciiTheme="minorEastAsia" w:hAnsiTheme="minorEastAsia" w:hint="eastAsia"/>
        </w:rPr>
      </w:pPr>
      <w:r w:rsidRPr="007454C9">
        <w:rPr>
          <w:rFonts w:asciiTheme="minorEastAsia" w:hAnsiTheme="minorEastAsia" w:hint="eastAsia"/>
        </w:rPr>
        <w:t>对于面向企业垂直领域的知识库系统而言，系统的安全性（防攻击、防泄密）与可靠性（防崩溃、防幻觉）是评估其能否真正投入生产环境的决定性标准。为此，本系统在架构设计阶段便自底向上地构筑了三层防御与容错体系。</w:t>
      </w:r>
    </w:p>
    <w:p w14:paraId="26323615" w14:textId="77777777" w:rsidR="00BD1B67" w:rsidRPr="00E30EF7" w:rsidRDefault="00427A71">
      <w:pPr>
        <w:adjustRightInd w:val="0"/>
        <w:snapToGrid w:val="0"/>
        <w:ind w:firstLine="480"/>
        <w:rPr>
          <w:rFonts w:hint="eastAsia"/>
          <w:rPrChange w:id="1030" w:author="Administrator" w:date="2026-04-30T13:47:00Z">
            <w:rPr>
              <w:rFonts w:asciiTheme="minorEastAsia" w:hAnsiTheme="minorEastAsia" w:hint="eastAsia"/>
            </w:rPr>
          </w:rPrChange>
        </w:rPr>
        <w:pPrChange w:id="1031" w:author="Administrator" w:date="2026-04-30T14:22:00Z">
          <w:pPr>
            <w:adjustRightInd w:val="0"/>
            <w:snapToGrid w:val="0"/>
            <w:ind w:firstLine="482"/>
          </w:pPr>
        </w:pPrChange>
      </w:pPr>
      <w:del w:id="1032" w:author="Administrator" w:date="2026-04-30T13:46:00Z">
        <w:r w:rsidRPr="00427A71">
          <w:rPr>
            <w:rFonts w:hint="eastAsia"/>
            <w:rPrChange w:id="1033" w:author="Administrator" w:date="2026-04-30T13:47:00Z">
              <w:rPr>
                <w:rFonts w:asciiTheme="minorEastAsia" w:eastAsia="黑体" w:hAnsiTheme="minorEastAsia" w:hint="eastAsia"/>
                <w:b/>
                <w:color w:val="000000"/>
              </w:rPr>
            </w:rPrChange>
          </w:rPr>
          <w:delText>(1)</w:delText>
        </w:r>
      </w:del>
      <w:ins w:id="1034" w:author="Administrator" w:date="2026-04-30T13:46:00Z">
        <w:r w:rsidRPr="00427A71">
          <w:rPr>
            <w:rFonts w:hint="eastAsia"/>
            <w:rPrChange w:id="1035" w:author="Administrator" w:date="2026-04-30T13:47:00Z">
              <w:rPr>
                <w:rFonts w:asciiTheme="minorEastAsia" w:eastAsia="黑体" w:hAnsiTheme="minorEastAsia" w:hint="eastAsia"/>
                <w:b/>
                <w:color w:val="000000"/>
              </w:rPr>
            </w:rPrChange>
          </w:rPr>
          <w:t>（</w:t>
        </w:r>
        <w:r w:rsidRPr="00427A71">
          <w:rPr>
            <w:rFonts w:hint="eastAsia"/>
            <w:rPrChange w:id="1036" w:author="Administrator" w:date="2026-04-30T13:47:00Z">
              <w:rPr>
                <w:rFonts w:asciiTheme="minorEastAsia" w:eastAsia="黑体" w:hAnsiTheme="minorEastAsia" w:hint="eastAsia"/>
                <w:b/>
                <w:color w:val="000000"/>
              </w:rPr>
            </w:rPrChange>
          </w:rPr>
          <w:t>1</w:t>
        </w:r>
        <w:r w:rsidRPr="00427A71">
          <w:rPr>
            <w:rFonts w:hint="eastAsia"/>
            <w:rPrChange w:id="1037" w:author="Administrator" w:date="2026-04-30T13:47:00Z">
              <w:rPr>
                <w:rFonts w:asciiTheme="minorEastAsia" w:eastAsia="黑体" w:hAnsiTheme="minorEastAsia" w:hint="eastAsia"/>
                <w:b/>
                <w:color w:val="000000"/>
              </w:rPr>
            </w:rPrChange>
          </w:rPr>
          <w:t>）</w:t>
        </w:r>
      </w:ins>
      <w:r w:rsidRPr="00427A71">
        <w:rPr>
          <w:rFonts w:hint="eastAsia"/>
          <w:rPrChange w:id="1038" w:author="Administrator" w:date="2026-04-30T13:47:00Z">
            <w:rPr>
              <w:rFonts w:asciiTheme="minorEastAsia" w:eastAsia="黑体" w:hAnsiTheme="minorEastAsia" w:hint="eastAsia"/>
              <w:b/>
              <w:color w:val="000000"/>
            </w:rPr>
          </w:rPrChange>
        </w:rPr>
        <w:t>基于</w:t>
      </w:r>
      <w:r w:rsidRPr="00427A71">
        <w:rPr>
          <w:rFonts w:hint="eastAsia"/>
          <w:rPrChange w:id="1039" w:author="Administrator" w:date="2026-04-30T13:47:00Z">
            <w:rPr>
              <w:rFonts w:asciiTheme="minorEastAsia" w:eastAsia="黑体" w:hAnsiTheme="minorEastAsia" w:hint="eastAsia"/>
              <w:b/>
              <w:color w:val="000000"/>
            </w:rPr>
          </w:rPrChange>
        </w:rPr>
        <w:t xml:space="preserve"> AOP </w:t>
      </w:r>
      <w:r w:rsidRPr="00427A71">
        <w:rPr>
          <w:rFonts w:hint="eastAsia"/>
          <w:rPrChange w:id="1040" w:author="Administrator" w:date="2026-04-30T13:47:00Z">
            <w:rPr>
              <w:rFonts w:asciiTheme="minorEastAsia" w:eastAsia="黑体" w:hAnsiTheme="minorEastAsia" w:hint="eastAsia"/>
              <w:b/>
              <w:color w:val="000000"/>
            </w:rPr>
          </w:rPrChange>
        </w:rPr>
        <w:t>思想的横向鉴权保护</w:t>
      </w:r>
    </w:p>
    <w:p w14:paraId="6F51790D" w14:textId="77777777" w:rsidR="00BD1B67" w:rsidRPr="00E30EF7" w:rsidRDefault="00427A71">
      <w:pPr>
        <w:adjustRightInd w:val="0"/>
        <w:snapToGrid w:val="0"/>
        <w:ind w:firstLine="480"/>
        <w:rPr>
          <w:rFonts w:hint="eastAsia"/>
          <w:rPrChange w:id="1041" w:author="Administrator" w:date="2026-04-30T13:47:00Z">
            <w:rPr>
              <w:rFonts w:asciiTheme="minorEastAsia" w:hAnsiTheme="minorEastAsia" w:hint="eastAsia"/>
            </w:rPr>
          </w:rPrChange>
        </w:rPr>
        <w:pPrChange w:id="1042" w:author="Administrator" w:date="2026-04-30T14:22:00Z">
          <w:pPr>
            <w:adjustRightInd w:val="0"/>
            <w:snapToGrid w:val="0"/>
            <w:ind w:firstLine="482"/>
          </w:pPr>
        </w:pPrChange>
      </w:pPr>
      <w:r w:rsidRPr="00427A71">
        <w:rPr>
          <w:rFonts w:hint="eastAsia"/>
          <w:rPrChange w:id="1043" w:author="Administrator" w:date="2026-04-30T13:47:00Z">
            <w:rPr>
              <w:rFonts w:asciiTheme="minorEastAsia" w:eastAsia="黑体" w:hAnsiTheme="minorEastAsia" w:hint="eastAsia"/>
              <w:b/>
              <w:color w:val="000000"/>
            </w:rPr>
          </w:rPrChange>
        </w:rPr>
        <w:t>在应用层的安全防护上，系统摒弃了在核心业务逻辑中硬编码权限判断的冗余做法，转而采用面向切面编程（</w:t>
      </w:r>
      <w:r w:rsidRPr="00427A71">
        <w:rPr>
          <w:rFonts w:hint="eastAsia"/>
          <w:rPrChange w:id="1044" w:author="Administrator" w:date="2026-04-30T13:47:00Z">
            <w:rPr>
              <w:rFonts w:asciiTheme="minorEastAsia" w:eastAsia="黑体" w:hAnsiTheme="minorEastAsia" w:hint="eastAsia"/>
              <w:b/>
              <w:color w:val="000000"/>
            </w:rPr>
          </w:rPrChange>
        </w:rPr>
        <w:t>AOP</w:t>
      </w:r>
      <w:r w:rsidRPr="00427A71">
        <w:rPr>
          <w:rFonts w:hint="eastAsia"/>
          <w:rPrChange w:id="1045" w:author="Administrator" w:date="2026-04-30T13:47:00Z">
            <w:rPr>
              <w:rFonts w:asciiTheme="minorEastAsia" w:eastAsia="黑体" w:hAnsiTheme="minorEastAsia" w:hint="eastAsia"/>
              <w:b/>
              <w:color w:val="000000"/>
            </w:rPr>
          </w:rPrChange>
        </w:rPr>
        <w:t>）的思想。系统在路由调度模块（如</w:t>
      </w:r>
      <w:r w:rsidRPr="00427A71">
        <w:rPr>
          <w:rFonts w:hint="eastAsia"/>
          <w:rPrChange w:id="1046" w:author="Administrator" w:date="2026-04-30T13:47:00Z">
            <w:rPr>
              <w:rFonts w:asciiTheme="minorEastAsia" w:eastAsia="黑体" w:hAnsiTheme="minorEastAsia" w:hint="eastAsia"/>
              <w:b/>
              <w:color w:val="000000"/>
            </w:rPr>
          </w:rPrChange>
        </w:rPr>
        <w:t xml:space="preserve"> admin.py</w:t>
      </w:r>
      <w:r w:rsidRPr="00427A71">
        <w:rPr>
          <w:rFonts w:hint="eastAsia"/>
          <w:rPrChange w:id="1047" w:author="Administrator" w:date="2026-04-30T13:47:00Z">
            <w:rPr>
              <w:rFonts w:asciiTheme="minorEastAsia" w:eastAsia="黑体" w:hAnsiTheme="minorEastAsia" w:hint="eastAsia"/>
              <w:b/>
              <w:color w:val="000000"/>
            </w:rPr>
          </w:rPrChange>
        </w:rPr>
        <w:t>）中封装了</w:t>
      </w:r>
      <w:r w:rsidRPr="00427A71">
        <w:rPr>
          <w:rFonts w:hint="eastAsia"/>
          <w:rPrChange w:id="1048" w:author="Administrator" w:date="2026-04-30T13:47:00Z">
            <w:rPr>
              <w:rFonts w:asciiTheme="minorEastAsia" w:eastAsia="黑体" w:hAnsiTheme="minorEastAsia" w:hint="eastAsia"/>
              <w:b/>
              <w:color w:val="000000"/>
            </w:rPr>
          </w:rPrChange>
        </w:rPr>
        <w:t xml:space="preserve"> @login_required </w:t>
      </w:r>
      <w:r w:rsidRPr="00427A71">
        <w:rPr>
          <w:rFonts w:hint="eastAsia"/>
          <w:rPrChange w:id="1049" w:author="Administrator" w:date="2026-04-30T13:47:00Z">
            <w:rPr>
              <w:rFonts w:asciiTheme="minorEastAsia" w:eastAsia="黑体" w:hAnsiTheme="minorEastAsia" w:hint="eastAsia"/>
              <w:b/>
              <w:color w:val="000000"/>
            </w:rPr>
          </w:rPrChange>
        </w:rPr>
        <w:t>与</w:t>
      </w:r>
      <w:r w:rsidRPr="00427A71">
        <w:rPr>
          <w:rFonts w:hint="eastAsia"/>
          <w:rPrChange w:id="1050" w:author="Administrator" w:date="2026-04-30T13:47:00Z">
            <w:rPr>
              <w:rFonts w:asciiTheme="minorEastAsia" w:eastAsia="黑体" w:hAnsiTheme="minorEastAsia" w:hint="eastAsia"/>
              <w:b/>
              <w:color w:val="000000"/>
            </w:rPr>
          </w:rPrChange>
        </w:rPr>
        <w:t xml:space="preserve"> @admin_required </w:t>
      </w:r>
      <w:r w:rsidRPr="00427A71">
        <w:rPr>
          <w:rFonts w:hint="eastAsia"/>
          <w:rPrChange w:id="1051" w:author="Administrator" w:date="2026-04-30T13:47:00Z">
            <w:rPr>
              <w:rFonts w:asciiTheme="minorEastAsia" w:eastAsia="黑体" w:hAnsiTheme="minorEastAsia" w:hint="eastAsia"/>
              <w:b/>
              <w:color w:val="000000"/>
            </w:rPr>
          </w:rPrChange>
        </w:rPr>
        <w:t>等鉴权装饰器。该机制能够在</w:t>
      </w:r>
      <w:r w:rsidRPr="00427A71">
        <w:rPr>
          <w:rFonts w:hint="eastAsia"/>
          <w:rPrChange w:id="1052" w:author="Administrator" w:date="2026-04-30T13:47:00Z">
            <w:rPr>
              <w:rFonts w:asciiTheme="minorEastAsia" w:eastAsia="黑体" w:hAnsiTheme="minorEastAsia" w:hint="eastAsia"/>
              <w:b/>
              <w:color w:val="000000"/>
            </w:rPr>
          </w:rPrChange>
        </w:rPr>
        <w:t xml:space="preserve"> HTTP </w:t>
      </w:r>
      <w:r w:rsidRPr="00427A71">
        <w:rPr>
          <w:rFonts w:hint="eastAsia"/>
          <w:rPrChange w:id="1053" w:author="Administrator" w:date="2026-04-30T13:47:00Z">
            <w:rPr>
              <w:rFonts w:asciiTheme="minorEastAsia" w:eastAsia="黑体" w:hAnsiTheme="minorEastAsia" w:hint="eastAsia"/>
              <w:b/>
              <w:color w:val="000000"/>
            </w:rPr>
          </w:rPrChange>
        </w:rPr>
        <w:t>请求到达视图函数之前，提前剥离并解密客户端的</w:t>
      </w:r>
      <w:r w:rsidRPr="00427A71">
        <w:rPr>
          <w:rFonts w:hint="eastAsia"/>
          <w:rPrChange w:id="1054" w:author="Administrator" w:date="2026-04-30T13:47:00Z">
            <w:rPr>
              <w:rFonts w:asciiTheme="minorEastAsia" w:eastAsia="黑体" w:hAnsiTheme="minorEastAsia" w:hint="eastAsia"/>
              <w:b/>
              <w:color w:val="000000"/>
            </w:rPr>
          </w:rPrChange>
        </w:rPr>
        <w:t xml:space="preserve"> Session </w:t>
      </w:r>
      <w:r w:rsidRPr="00427A71">
        <w:rPr>
          <w:rFonts w:hint="eastAsia"/>
          <w:rPrChange w:id="1055" w:author="Administrator" w:date="2026-04-30T13:47:00Z">
            <w:rPr>
              <w:rFonts w:asciiTheme="minorEastAsia" w:eastAsia="黑体" w:hAnsiTheme="minorEastAsia" w:hint="eastAsia"/>
              <w:b/>
              <w:color w:val="000000"/>
            </w:rPr>
          </w:rPrChange>
        </w:rPr>
        <w:t>会话状态。一旦检测到未授权的非法访问或垂直越权请求（如普通员工尝试访问文档删除接口），拦截器将在应用网关边缘直接阻断请求，并强制抛出</w:t>
      </w:r>
      <w:r w:rsidRPr="00427A71">
        <w:rPr>
          <w:rFonts w:hint="eastAsia"/>
          <w:rPrChange w:id="1056" w:author="Administrator" w:date="2026-04-30T13:47:00Z">
            <w:rPr>
              <w:rFonts w:asciiTheme="minorEastAsia" w:eastAsia="黑体" w:hAnsiTheme="minorEastAsia" w:hint="eastAsia"/>
              <w:b/>
              <w:color w:val="000000"/>
            </w:rPr>
          </w:rPrChange>
        </w:rPr>
        <w:t xml:space="preserve"> 302 </w:t>
      </w:r>
      <w:r w:rsidRPr="00427A71">
        <w:rPr>
          <w:rFonts w:hint="eastAsia"/>
          <w:rPrChange w:id="1057" w:author="Administrator" w:date="2026-04-30T13:47:00Z">
            <w:rPr>
              <w:rFonts w:asciiTheme="minorEastAsia" w:eastAsia="黑体" w:hAnsiTheme="minorEastAsia" w:hint="eastAsia"/>
              <w:b/>
              <w:color w:val="000000"/>
            </w:rPr>
          </w:rPrChange>
        </w:rPr>
        <w:t>重定向。此外，底层的密码持久化强制采用了</w:t>
      </w:r>
      <w:r w:rsidRPr="00427A71">
        <w:rPr>
          <w:rFonts w:hint="eastAsia"/>
          <w:rPrChange w:id="1058" w:author="Administrator" w:date="2026-04-30T13:47:00Z">
            <w:rPr>
              <w:rFonts w:asciiTheme="minorEastAsia" w:eastAsia="黑体" w:hAnsiTheme="minorEastAsia" w:hint="eastAsia"/>
              <w:b/>
              <w:color w:val="000000"/>
            </w:rPr>
          </w:rPrChange>
        </w:rPr>
        <w:t xml:space="preserve"> bcrypt </w:t>
      </w:r>
      <w:r w:rsidRPr="00427A71">
        <w:rPr>
          <w:rFonts w:hint="eastAsia"/>
          <w:rPrChange w:id="1059" w:author="Administrator" w:date="2026-04-30T13:47:00Z">
            <w:rPr>
              <w:rFonts w:asciiTheme="minorEastAsia" w:eastAsia="黑体" w:hAnsiTheme="minorEastAsia" w:hint="eastAsia"/>
              <w:b/>
              <w:color w:val="000000"/>
            </w:rPr>
          </w:rPrChange>
        </w:rPr>
        <w:t>算法进行哈</w:t>
      </w:r>
      <w:r w:rsidRPr="00427A71">
        <w:rPr>
          <w:rFonts w:hint="eastAsia"/>
          <w:rPrChange w:id="1060" w:author="Administrator" w:date="2026-04-30T13:47:00Z">
            <w:rPr>
              <w:rFonts w:asciiTheme="minorEastAsia" w:eastAsia="黑体" w:hAnsiTheme="minorEastAsia" w:hint="eastAsia"/>
              <w:b/>
              <w:color w:val="000000"/>
            </w:rPr>
          </w:rPrChange>
        </w:rPr>
        <w:lastRenderedPageBreak/>
        <w:t>希单向加密，从物理层面杜绝了“拖库”或“彩虹表”碰撞导致的安全风险。</w:t>
      </w:r>
    </w:p>
    <w:p w14:paraId="239DD51F" w14:textId="77777777" w:rsidR="00BD1B67" w:rsidRPr="00E30EF7" w:rsidRDefault="00427A71">
      <w:pPr>
        <w:adjustRightInd w:val="0"/>
        <w:snapToGrid w:val="0"/>
        <w:ind w:firstLine="480"/>
        <w:rPr>
          <w:rFonts w:hint="eastAsia"/>
          <w:rPrChange w:id="1061" w:author="Administrator" w:date="2026-04-30T13:47:00Z">
            <w:rPr>
              <w:rFonts w:asciiTheme="minorEastAsia" w:hAnsiTheme="minorEastAsia" w:hint="eastAsia"/>
            </w:rPr>
          </w:rPrChange>
        </w:rPr>
        <w:pPrChange w:id="1062" w:author="Administrator" w:date="2026-04-30T14:22:00Z">
          <w:pPr>
            <w:adjustRightInd w:val="0"/>
            <w:snapToGrid w:val="0"/>
            <w:ind w:firstLine="482"/>
          </w:pPr>
        </w:pPrChange>
      </w:pPr>
      <w:ins w:id="1063" w:author="Administrator" w:date="2026-04-30T13:46:00Z">
        <w:r w:rsidRPr="00427A71">
          <w:rPr>
            <w:rFonts w:hint="eastAsia"/>
            <w:rPrChange w:id="1064" w:author="Administrator" w:date="2026-04-30T13:47:00Z">
              <w:rPr>
                <w:rFonts w:asciiTheme="minorEastAsia" w:eastAsia="黑体" w:hAnsiTheme="minorEastAsia" w:hint="eastAsia"/>
                <w:b/>
                <w:color w:val="000000"/>
              </w:rPr>
            </w:rPrChange>
          </w:rPr>
          <w:t>（</w:t>
        </w:r>
        <w:r w:rsidRPr="00427A71">
          <w:rPr>
            <w:rFonts w:hint="eastAsia"/>
            <w:rPrChange w:id="1065" w:author="Administrator" w:date="2026-04-30T13:47:00Z">
              <w:rPr>
                <w:rFonts w:asciiTheme="minorEastAsia" w:eastAsia="黑体" w:hAnsiTheme="minorEastAsia" w:hint="eastAsia"/>
                <w:b/>
                <w:color w:val="000000"/>
              </w:rPr>
            </w:rPrChange>
          </w:rPr>
          <w:t>2</w:t>
        </w:r>
        <w:r w:rsidRPr="00427A71">
          <w:rPr>
            <w:rFonts w:hint="eastAsia"/>
            <w:rPrChange w:id="1066" w:author="Administrator" w:date="2026-04-30T13:47:00Z">
              <w:rPr>
                <w:rFonts w:asciiTheme="minorEastAsia" w:eastAsia="黑体" w:hAnsiTheme="minorEastAsia" w:hint="eastAsia"/>
                <w:b/>
                <w:color w:val="000000"/>
              </w:rPr>
            </w:rPrChange>
          </w:rPr>
          <w:t>）</w:t>
        </w:r>
      </w:ins>
      <w:del w:id="1067" w:author="Administrator" w:date="2026-04-30T13:46:00Z">
        <w:r w:rsidRPr="00427A71">
          <w:rPr>
            <w:rFonts w:hint="eastAsia"/>
            <w:rPrChange w:id="1068" w:author="Administrator" w:date="2026-04-30T13:47:00Z">
              <w:rPr>
                <w:rFonts w:asciiTheme="minorEastAsia" w:eastAsia="黑体" w:hAnsiTheme="minorEastAsia" w:hint="eastAsia"/>
                <w:b/>
                <w:color w:val="000000"/>
              </w:rPr>
            </w:rPrChange>
          </w:rPr>
          <w:delText>(2)</w:delText>
        </w:r>
      </w:del>
      <w:r w:rsidRPr="00427A71">
        <w:rPr>
          <w:rFonts w:hint="eastAsia"/>
          <w:rPrChange w:id="1069" w:author="Administrator" w:date="2026-04-30T13:47:00Z">
            <w:rPr>
              <w:rFonts w:asciiTheme="minorEastAsia" w:eastAsia="黑体" w:hAnsiTheme="minorEastAsia" w:hint="eastAsia"/>
              <w:b/>
              <w:color w:val="000000"/>
            </w:rPr>
          </w:rPrChange>
        </w:rPr>
        <w:t>服务解耦与异常状态机容错</w:t>
      </w:r>
    </w:p>
    <w:p w14:paraId="7905C13A" w14:textId="77777777" w:rsidR="00BD1B67" w:rsidRPr="007454C9" w:rsidRDefault="00427A71">
      <w:pPr>
        <w:adjustRightInd w:val="0"/>
        <w:snapToGrid w:val="0"/>
        <w:ind w:firstLine="480"/>
        <w:rPr>
          <w:rFonts w:asciiTheme="minorEastAsia" w:hAnsiTheme="minorEastAsia" w:hint="eastAsia"/>
        </w:rPr>
        <w:pPrChange w:id="1070" w:author="Administrator" w:date="2026-04-30T14:22:00Z">
          <w:pPr>
            <w:adjustRightInd w:val="0"/>
            <w:snapToGrid w:val="0"/>
            <w:ind w:firstLine="482"/>
          </w:pPr>
        </w:pPrChange>
      </w:pPr>
      <w:r w:rsidRPr="00427A71">
        <w:rPr>
          <w:rFonts w:hint="eastAsia"/>
          <w:rPrChange w:id="1071" w:author="Administrator" w:date="2026-04-30T13:47:00Z">
            <w:rPr>
              <w:rFonts w:asciiTheme="minorEastAsia" w:eastAsia="黑体" w:hAnsiTheme="minorEastAsia" w:hint="eastAsia"/>
              <w:b/>
              <w:color w:val="000000"/>
            </w:rPr>
          </w:rPrChange>
        </w:rPr>
        <w:t>鉴于</w:t>
      </w:r>
      <w:r w:rsidRPr="00427A71">
        <w:rPr>
          <w:rFonts w:hint="eastAsia"/>
          <w:rPrChange w:id="1072" w:author="Administrator" w:date="2026-04-30T13:47:00Z">
            <w:rPr>
              <w:rFonts w:asciiTheme="minorEastAsia" w:eastAsia="黑体" w:hAnsiTheme="minorEastAsia" w:hint="eastAsia"/>
              <w:b/>
              <w:color w:val="000000"/>
            </w:rPr>
          </w:rPrChange>
        </w:rPr>
        <w:t xml:space="preserve"> RAG </w:t>
      </w:r>
      <w:r w:rsidRPr="00427A71">
        <w:rPr>
          <w:rFonts w:hint="eastAsia"/>
          <w:rPrChange w:id="1073" w:author="Administrator" w:date="2026-04-30T13:47:00Z">
            <w:rPr>
              <w:rFonts w:asciiTheme="minorEastAsia" w:eastAsia="黑体" w:hAnsiTheme="minorEastAsia" w:hint="eastAsia"/>
              <w:b/>
              <w:color w:val="000000"/>
            </w:rPr>
          </w:rPrChange>
        </w:rPr>
        <w:t>系统强依赖于本地向量算力与云端大语言模型</w:t>
      </w:r>
      <w:r w:rsidRPr="00427A71">
        <w:rPr>
          <w:rFonts w:hint="eastAsia"/>
          <w:rPrChange w:id="1074" w:author="Administrator" w:date="2026-04-30T13:47:00Z">
            <w:rPr>
              <w:rFonts w:asciiTheme="minorEastAsia" w:eastAsia="黑体" w:hAnsiTheme="minorEastAsia" w:hint="eastAsia"/>
              <w:b/>
              <w:color w:val="000000"/>
            </w:rPr>
          </w:rPrChange>
        </w:rPr>
        <w:t xml:space="preserve"> API</w:t>
      </w:r>
      <w:r w:rsidRPr="00427A71">
        <w:rPr>
          <w:rFonts w:hint="eastAsia"/>
          <w:rPrChange w:id="1075" w:author="Administrator" w:date="2026-04-30T13:47:00Z">
            <w:rPr>
              <w:rFonts w:asciiTheme="minorEastAsia" w:eastAsia="黑体" w:hAnsiTheme="minorEastAsia" w:hint="eastAsia"/>
              <w:b/>
              <w:color w:val="000000"/>
            </w:rPr>
          </w:rPrChange>
        </w:rPr>
        <w:t>，本研究在核心调度链</w:t>
      </w:r>
      <w:r w:rsidR="00BD1B67" w:rsidRPr="007454C9">
        <w:rPr>
          <w:rFonts w:asciiTheme="minorEastAsia" w:hAnsiTheme="minorEastAsia" w:hint="eastAsia"/>
        </w:rPr>
        <w:t>路中引入了严密的异常状态机与容错降级机制。例如，在执行耗时较长的文档解析与向量化（</w:t>
      </w:r>
      <w:r w:rsidR="00BD1B67" w:rsidRPr="007454C9">
        <w:rPr>
          <w:rFonts w:asciiTheme="minorEastAsia" w:hAnsiTheme="minorEastAsia" w:hint="eastAsia"/>
        </w:rPr>
        <w:t>embedding_service</w:t>
      </w:r>
      <w:r w:rsidR="00BD1B67" w:rsidRPr="007454C9">
        <w:rPr>
          <w:rFonts w:asciiTheme="minorEastAsia" w:hAnsiTheme="minorEastAsia" w:hint="eastAsia"/>
        </w:rPr>
        <w:t>）任务时，系统通过</w:t>
      </w:r>
      <w:r w:rsidR="00BD1B67" w:rsidRPr="007454C9">
        <w:rPr>
          <w:rFonts w:asciiTheme="minorEastAsia" w:hAnsiTheme="minorEastAsia" w:hint="eastAsia"/>
        </w:rPr>
        <w:t xml:space="preserve"> try-except </w:t>
      </w:r>
      <w:r w:rsidR="00BD1B67" w:rsidRPr="007454C9">
        <w:rPr>
          <w:rFonts w:asciiTheme="minorEastAsia" w:hAnsiTheme="minorEastAsia" w:hint="eastAsia"/>
        </w:rPr>
        <w:t>隔离域对底层算子进行包裹。若遇到本地</w:t>
      </w:r>
      <w:r w:rsidR="00BD1B67" w:rsidRPr="007454C9">
        <w:rPr>
          <w:rFonts w:asciiTheme="minorEastAsia" w:hAnsiTheme="minorEastAsia" w:hint="eastAsia"/>
        </w:rPr>
        <w:t xml:space="preserve"> GPU/CPU </w:t>
      </w:r>
      <w:r w:rsidR="00BD1B67" w:rsidRPr="007454C9">
        <w:rPr>
          <w:rFonts w:asciiTheme="minorEastAsia" w:hAnsiTheme="minorEastAsia" w:hint="eastAsia"/>
        </w:rPr>
        <w:t>推理内存溢出或切片超载，系统不会导致整个</w:t>
      </w:r>
      <w:r w:rsidR="00BD1B67" w:rsidRPr="007454C9">
        <w:rPr>
          <w:rFonts w:asciiTheme="minorEastAsia" w:hAnsiTheme="minorEastAsia" w:hint="eastAsia"/>
        </w:rPr>
        <w:t xml:space="preserve"> Flask </w:t>
      </w:r>
      <w:r w:rsidR="00BD1B67" w:rsidRPr="007454C9">
        <w:rPr>
          <w:rFonts w:asciiTheme="minorEastAsia" w:hAnsiTheme="minorEastAsia" w:hint="eastAsia"/>
        </w:rPr>
        <w:t>服务级联崩溃，而是精准捕获异常，并将数据库中对应文档的状态字段（</w:t>
      </w:r>
      <w:r w:rsidR="00BD1B67" w:rsidRPr="007454C9">
        <w:rPr>
          <w:rFonts w:asciiTheme="minorEastAsia" w:hAnsiTheme="minorEastAsia" w:hint="eastAsia"/>
        </w:rPr>
        <w:t>status</w:t>
      </w:r>
      <w:r w:rsidR="00BD1B67" w:rsidRPr="007454C9">
        <w:rPr>
          <w:rFonts w:asciiTheme="minorEastAsia" w:hAnsiTheme="minorEastAsia" w:hint="eastAsia"/>
        </w:rPr>
        <w:t>）安全回滚并标记为</w:t>
      </w:r>
      <w:r w:rsidR="00BD1B67" w:rsidRPr="007454C9">
        <w:rPr>
          <w:rFonts w:asciiTheme="minorEastAsia" w:hAnsiTheme="minorEastAsia" w:hint="eastAsia"/>
        </w:rPr>
        <w:t xml:space="preserve"> failed</w:t>
      </w:r>
      <w:r w:rsidR="00BD1B67" w:rsidRPr="007454C9">
        <w:rPr>
          <w:rFonts w:asciiTheme="minorEastAsia" w:hAnsiTheme="minorEastAsia" w:hint="eastAsia"/>
        </w:rPr>
        <w:t>。同样，在调用云端</w:t>
      </w:r>
      <w:r w:rsidR="00BD1B67" w:rsidRPr="007454C9">
        <w:rPr>
          <w:rFonts w:asciiTheme="minorEastAsia" w:hAnsiTheme="minorEastAsia" w:hint="eastAsia"/>
        </w:rPr>
        <w:t xml:space="preserve"> Qwen-Plus </w:t>
      </w:r>
      <w:r w:rsidR="00BD1B67" w:rsidRPr="007454C9">
        <w:rPr>
          <w:rFonts w:asciiTheme="minorEastAsia" w:hAnsiTheme="minorEastAsia" w:hint="eastAsia"/>
        </w:rPr>
        <w:t>接口时，系统配置了严格的</w:t>
      </w:r>
      <w:r w:rsidR="00BD1B67" w:rsidRPr="007454C9">
        <w:rPr>
          <w:rFonts w:asciiTheme="minorEastAsia" w:hAnsiTheme="minorEastAsia" w:hint="eastAsia"/>
        </w:rPr>
        <w:t xml:space="preserve"> HTTPX </w:t>
      </w:r>
      <w:r w:rsidR="00BD1B67" w:rsidRPr="007454C9">
        <w:rPr>
          <w:rFonts w:asciiTheme="minorEastAsia" w:hAnsiTheme="minorEastAsia" w:hint="eastAsia"/>
        </w:rPr>
        <w:t>超时阻断时长。一旦发生网络波动或云端限流，系统将平滑输出“请求超时请重试”的文本提示，最大限度地保障了交互通道的连续性。</w:t>
      </w:r>
    </w:p>
    <w:p w14:paraId="6CD2CC66" w14:textId="77777777" w:rsidR="00BD1B67" w:rsidRPr="00E30EF7" w:rsidRDefault="00427A71">
      <w:pPr>
        <w:adjustRightInd w:val="0"/>
        <w:snapToGrid w:val="0"/>
        <w:ind w:firstLine="480"/>
        <w:rPr>
          <w:rFonts w:hint="eastAsia"/>
          <w:rPrChange w:id="1076" w:author="Administrator" w:date="2026-04-30T13:47:00Z">
            <w:rPr>
              <w:rFonts w:asciiTheme="minorEastAsia" w:hAnsiTheme="minorEastAsia" w:hint="eastAsia"/>
            </w:rPr>
          </w:rPrChange>
        </w:rPr>
        <w:pPrChange w:id="1077" w:author="Administrator" w:date="2026-04-30T14:22:00Z">
          <w:pPr>
            <w:adjustRightInd w:val="0"/>
            <w:snapToGrid w:val="0"/>
            <w:ind w:firstLine="482"/>
          </w:pPr>
        </w:pPrChange>
      </w:pPr>
      <w:del w:id="1078" w:author="Administrator" w:date="2026-04-30T13:47:00Z">
        <w:r w:rsidRPr="00427A71">
          <w:rPr>
            <w:rFonts w:hint="eastAsia"/>
            <w:rPrChange w:id="1079" w:author="Administrator" w:date="2026-04-30T13:47:00Z">
              <w:rPr>
                <w:rFonts w:asciiTheme="minorEastAsia" w:eastAsia="黑体" w:hAnsiTheme="minorEastAsia" w:hint="eastAsia"/>
                <w:b/>
                <w:color w:val="000000"/>
              </w:rPr>
            </w:rPrChange>
          </w:rPr>
          <w:delText>(3)</w:delText>
        </w:r>
      </w:del>
      <w:ins w:id="1080" w:author="Administrator" w:date="2026-04-30T13:47:00Z">
        <w:r w:rsidR="00E30EF7">
          <w:rPr>
            <w:rFonts w:hint="eastAsia"/>
          </w:rPr>
          <w:t>（</w:t>
        </w:r>
        <w:r w:rsidR="00E30EF7">
          <w:rPr>
            <w:rFonts w:hint="eastAsia"/>
          </w:rPr>
          <w:t>3</w:t>
        </w:r>
        <w:r w:rsidR="00E30EF7">
          <w:rPr>
            <w:rFonts w:hint="eastAsia"/>
          </w:rPr>
          <w:t>）</w:t>
        </w:r>
      </w:ins>
      <w:r w:rsidRPr="00427A71">
        <w:rPr>
          <w:rFonts w:hint="eastAsia"/>
          <w:rPrChange w:id="1081" w:author="Administrator" w:date="2026-04-30T13:47:00Z">
            <w:rPr>
              <w:rFonts w:asciiTheme="minorEastAsia" w:eastAsia="黑体" w:hAnsiTheme="minorEastAsia" w:hint="eastAsia"/>
              <w:b/>
              <w:color w:val="000000"/>
            </w:rPr>
          </w:rPrChange>
        </w:rPr>
        <w:t xml:space="preserve">XML </w:t>
      </w:r>
      <w:r w:rsidRPr="00427A71">
        <w:rPr>
          <w:rFonts w:hint="eastAsia"/>
          <w:rPrChange w:id="1082" w:author="Administrator" w:date="2026-04-30T13:47:00Z">
            <w:rPr>
              <w:rFonts w:asciiTheme="minorEastAsia" w:eastAsia="黑体" w:hAnsiTheme="minorEastAsia" w:hint="eastAsia"/>
              <w:b/>
              <w:color w:val="000000"/>
            </w:rPr>
          </w:rPrChange>
        </w:rPr>
        <w:t>标签约束与硬阈值“双重防幻觉</w:t>
      </w:r>
    </w:p>
    <w:p w14:paraId="6DF8487B" w14:textId="77777777" w:rsidR="00BD1B67" w:rsidRPr="007454C9" w:rsidRDefault="00BD1B67" w:rsidP="00BD1B67">
      <w:pPr>
        <w:adjustRightInd w:val="0"/>
        <w:snapToGrid w:val="0"/>
        <w:ind w:firstLine="480"/>
        <w:rPr>
          <w:rFonts w:asciiTheme="minorEastAsia" w:hAnsiTheme="minorEastAsia" w:hint="eastAsia"/>
        </w:rPr>
      </w:pPr>
      <w:r w:rsidRPr="007454C9">
        <w:rPr>
          <w:rFonts w:asciiTheme="minorEastAsia" w:hAnsiTheme="minorEastAsia" w:hint="eastAsia"/>
        </w:rPr>
        <w:t>大模型的“事实性幻觉”与“越权角色扮演”是企业级应用面临的致命隐患。为此，系统在生成控制层设计了双重物理防御架构：</w:t>
      </w:r>
    </w:p>
    <w:p w14:paraId="69019862" w14:textId="77777777" w:rsidR="00BD1B67" w:rsidRPr="007454C9" w:rsidRDefault="00BD1B67" w:rsidP="00BD1B67">
      <w:pPr>
        <w:adjustRightInd w:val="0"/>
        <w:snapToGrid w:val="0"/>
        <w:ind w:firstLine="480"/>
        <w:rPr>
          <w:rFonts w:asciiTheme="minorEastAsia" w:hAnsiTheme="minorEastAsia" w:hint="eastAsia"/>
        </w:rPr>
      </w:pPr>
      <w:r w:rsidRPr="007454C9">
        <w:rPr>
          <w:rFonts w:asciiTheme="minorEastAsia" w:hAnsiTheme="minorEastAsia" w:hint="eastAsia"/>
        </w:rPr>
        <w:t>第一重防御是相似度硬阈值拦截。系统在底层强行写入了</w:t>
      </w:r>
      <w:r w:rsidRPr="007454C9">
        <w:rPr>
          <w:rFonts w:asciiTheme="minorEastAsia" w:hAnsiTheme="minorEastAsia" w:hint="eastAsia"/>
        </w:rPr>
        <w:t xml:space="preserve"> 0.45 </w:t>
      </w:r>
      <w:r w:rsidRPr="007454C9">
        <w:rPr>
          <w:rFonts w:asciiTheme="minorEastAsia" w:hAnsiTheme="minorEastAsia" w:hint="eastAsia"/>
        </w:rPr>
        <w:t>的余弦相似度标尺。任何得分低于该阈值的用户提问，都将被系统判定为“强行发散”或“恶意试探”，从而直接切断向大模型的请求链路并触发统一的拒答模板。</w:t>
      </w:r>
    </w:p>
    <w:p w14:paraId="7D3FD19F" w14:textId="77777777" w:rsidR="00BD1B67" w:rsidRPr="007454C9" w:rsidRDefault="00BD1B67" w:rsidP="00BD1B67">
      <w:pPr>
        <w:adjustRightInd w:val="0"/>
        <w:snapToGrid w:val="0"/>
        <w:ind w:firstLine="480"/>
        <w:rPr>
          <w:rFonts w:asciiTheme="minorEastAsia" w:hAnsiTheme="minorEastAsia" w:hint="eastAsia"/>
        </w:rPr>
      </w:pPr>
      <w:r w:rsidRPr="007454C9">
        <w:rPr>
          <w:rFonts w:asciiTheme="minorEastAsia" w:hAnsiTheme="minorEastAsia" w:hint="eastAsia"/>
        </w:rPr>
        <w:t>第二重防御是基于</w:t>
      </w:r>
      <w:r w:rsidRPr="007454C9">
        <w:rPr>
          <w:rFonts w:asciiTheme="minorEastAsia" w:hAnsiTheme="minorEastAsia" w:hint="eastAsia"/>
        </w:rPr>
        <w:t xml:space="preserve"> XML </w:t>
      </w:r>
      <w:r w:rsidRPr="007454C9">
        <w:rPr>
          <w:rFonts w:asciiTheme="minorEastAsia" w:hAnsiTheme="minorEastAsia" w:hint="eastAsia"/>
        </w:rPr>
        <w:t>标签的系统微调指令（</w:t>
      </w:r>
      <w:r w:rsidRPr="007454C9">
        <w:rPr>
          <w:rFonts w:asciiTheme="minorEastAsia" w:hAnsiTheme="minorEastAsia" w:hint="eastAsia"/>
        </w:rPr>
        <w:t>System Prompt</w:t>
      </w:r>
      <w:r w:rsidRPr="007454C9">
        <w:rPr>
          <w:rFonts w:asciiTheme="minorEastAsia" w:hAnsiTheme="minorEastAsia" w:hint="eastAsia"/>
        </w:rPr>
        <w:t>）。系统在送入上下文前，使用极其强硬的</w:t>
      </w:r>
      <w:r w:rsidRPr="007454C9">
        <w:rPr>
          <w:rFonts w:asciiTheme="minorEastAsia" w:hAnsiTheme="minorEastAsia" w:hint="eastAsia"/>
        </w:rPr>
        <w:t xml:space="preserve"> &lt;</w:t>
      </w:r>
      <w:r w:rsidRPr="007454C9">
        <w:rPr>
          <w:rFonts w:asciiTheme="minorEastAsia" w:hAnsiTheme="minorEastAsia" w:hint="eastAsia"/>
        </w:rPr>
        <w:t>行为准则</w:t>
      </w:r>
      <w:r w:rsidRPr="007454C9">
        <w:rPr>
          <w:rFonts w:asciiTheme="minorEastAsia" w:hAnsiTheme="minorEastAsia" w:hint="eastAsia"/>
        </w:rPr>
        <w:t xml:space="preserve">&gt; </w:t>
      </w:r>
      <w:r w:rsidRPr="007454C9">
        <w:rPr>
          <w:rFonts w:asciiTheme="minorEastAsia" w:hAnsiTheme="minorEastAsia" w:hint="eastAsia"/>
        </w:rPr>
        <w:t>标签对大模型的认知边界进行了“围栏封锁”，明令禁止其调用任何外部先验常识进行回答。通过这一底层设计，系统在后续的极端对抗</w:t>
      </w:r>
      <w:r w:rsidRPr="007454C9">
        <w:rPr>
          <w:rFonts w:asciiTheme="minorEastAsia" w:hAnsiTheme="minorEastAsia" w:hint="eastAsia"/>
        </w:rPr>
        <w:t xml:space="preserve"> Benchmark </w:t>
      </w:r>
      <w:r w:rsidRPr="007454C9">
        <w:rPr>
          <w:rFonts w:asciiTheme="minorEastAsia" w:hAnsiTheme="minorEastAsia" w:hint="eastAsia"/>
        </w:rPr>
        <w:t>测试中，成功实现了</w:t>
      </w:r>
      <w:r w:rsidRPr="007454C9">
        <w:rPr>
          <w:rFonts w:asciiTheme="minorEastAsia" w:hAnsiTheme="minorEastAsia" w:hint="eastAsia"/>
        </w:rPr>
        <w:t xml:space="preserve"> 1.50% </w:t>
      </w:r>
      <w:r w:rsidRPr="007454C9">
        <w:rPr>
          <w:rFonts w:asciiTheme="minorEastAsia" w:hAnsiTheme="minorEastAsia" w:hint="eastAsia"/>
        </w:rPr>
        <w:t>的极低幻觉率，并达成了对商业机密窃取指令</w:t>
      </w:r>
      <w:r w:rsidRPr="007454C9">
        <w:rPr>
          <w:rFonts w:asciiTheme="minorEastAsia" w:hAnsiTheme="minorEastAsia" w:hint="eastAsia"/>
        </w:rPr>
        <w:t xml:space="preserve"> 100% </w:t>
      </w:r>
      <w:r w:rsidRPr="007454C9">
        <w:rPr>
          <w:rFonts w:asciiTheme="minorEastAsia" w:hAnsiTheme="minorEastAsia" w:hint="eastAsia"/>
        </w:rPr>
        <w:t>的成功防御拦截。</w:t>
      </w:r>
    </w:p>
    <w:p w14:paraId="1459C1CB" w14:textId="77777777" w:rsidR="00582D6B" w:rsidRDefault="00582D6B">
      <w:pPr>
        <w:widowControl/>
        <w:spacing w:line="240" w:lineRule="auto"/>
        <w:ind w:firstLineChars="0" w:firstLine="0"/>
        <w:jc w:val="left"/>
        <w:rPr>
          <w:ins w:id="1083" w:author="Administrator" w:date="2026-04-30T13:33:00Z"/>
          <w:rFonts w:eastAsia="黑体"/>
          <w:sz w:val="30"/>
          <w:szCs w:val="30"/>
        </w:rPr>
      </w:pPr>
      <w:ins w:id="1084" w:author="Administrator" w:date="2026-04-30T13:33:00Z">
        <w:r>
          <w:br w:type="page"/>
        </w:r>
      </w:ins>
    </w:p>
    <w:p w14:paraId="526C3421" w14:textId="77777777" w:rsidR="00536B9D" w:rsidRPr="00536B9D" w:rsidRDefault="00427A71">
      <w:pPr>
        <w:pStyle w:val="1"/>
        <w:rPr>
          <w:rFonts w:hint="eastAsia"/>
          <w:rPrChange w:id="1085" w:author="Administrator" w:date="2026-04-30T13:33:00Z">
            <w:rPr>
              <w:rFonts w:ascii="黑体" w:eastAsia="黑体" w:hAnsi="黑体" w:cs="Times New Roman" w:hint="eastAsia"/>
              <w:sz w:val="30"/>
              <w:szCs w:val="30"/>
            </w:rPr>
          </w:rPrChange>
        </w:rPr>
        <w:pPrChange w:id="1086" w:author="Administrator" w:date="2026-04-30T13:33:00Z">
          <w:pPr>
            <w:pStyle w:val="71e7dc79-1ff7-45e8-997d-0ebda3762b91"/>
            <w:snapToGrid w:val="0"/>
            <w:spacing w:line="360" w:lineRule="auto"/>
          </w:pPr>
        </w:pPrChange>
      </w:pPr>
      <w:del w:id="1087" w:author="Administrator" w:date="2026-04-30T13:33:00Z">
        <w:r w:rsidRPr="00427A71">
          <w:rPr>
            <w:rFonts w:hint="eastAsia"/>
            <w:rPrChange w:id="1088" w:author="Administrator" w:date="2026-04-30T13:33:00Z">
              <w:rPr>
                <w:rFonts w:ascii="黑体" w:hAnsi="黑体" w:hint="eastAsia"/>
                <w:b w:val="0"/>
              </w:rPr>
            </w:rPrChange>
          </w:rPr>
          <w:lastRenderedPageBreak/>
          <w:delText>第五</w:delText>
        </w:r>
      </w:del>
      <w:bookmarkStart w:id="1089" w:name="_Toc228451495"/>
      <w:ins w:id="1090" w:author="Administrator" w:date="2026-04-30T13:33:00Z">
        <w:r w:rsidRPr="00427A71">
          <w:rPr>
            <w:rFonts w:hint="eastAsia"/>
            <w:rPrChange w:id="1091" w:author="Administrator" w:date="2026-04-30T13:33:00Z">
              <w:rPr>
                <w:rFonts w:ascii="黑体" w:hAnsi="黑体" w:hint="eastAsia"/>
                <w:b w:val="0"/>
              </w:rPr>
            </w:rPrChange>
          </w:rPr>
          <w:t>第</w:t>
        </w:r>
        <w:r w:rsidR="00582D6B">
          <w:rPr>
            <w:rFonts w:hint="eastAsia"/>
          </w:rPr>
          <w:t>5</w:t>
        </w:r>
      </w:ins>
      <w:r w:rsidRPr="00427A71">
        <w:rPr>
          <w:rFonts w:hint="eastAsia"/>
          <w:rPrChange w:id="1092" w:author="Administrator" w:date="2026-04-30T13:33:00Z">
            <w:rPr>
              <w:rFonts w:ascii="黑体" w:hAnsi="黑体" w:hint="eastAsia"/>
              <w:b w:val="0"/>
            </w:rPr>
          </w:rPrChange>
        </w:rPr>
        <w:t>章</w:t>
      </w:r>
      <w:r w:rsidRPr="00427A71">
        <w:rPr>
          <w:rFonts w:hint="eastAsia"/>
          <w:rPrChange w:id="1093" w:author="Administrator" w:date="2026-04-30T13:33:00Z">
            <w:rPr>
              <w:rFonts w:ascii="黑体" w:hAnsi="黑体" w:hint="eastAsia"/>
              <w:b w:val="0"/>
            </w:rPr>
          </w:rPrChange>
        </w:rPr>
        <w:t xml:space="preserve"> </w:t>
      </w:r>
      <w:r w:rsidRPr="00427A71">
        <w:rPr>
          <w:rFonts w:hint="eastAsia"/>
          <w:rPrChange w:id="1094" w:author="Administrator" w:date="2026-04-30T13:33:00Z">
            <w:rPr>
              <w:rFonts w:ascii="黑体" w:hAnsi="黑体" w:hint="eastAsia"/>
              <w:b w:val="0"/>
            </w:rPr>
          </w:rPrChange>
        </w:rPr>
        <w:t>系统核心模块实现</w:t>
      </w:r>
      <w:bookmarkEnd w:id="1089"/>
    </w:p>
    <w:p w14:paraId="1C18B659" w14:textId="77777777" w:rsidR="00BD1B67" w:rsidRPr="00287770" w:rsidRDefault="00BD1B67" w:rsidP="00BD1B67">
      <w:pPr>
        <w:adjustRightInd w:val="0"/>
        <w:snapToGrid w:val="0"/>
        <w:ind w:firstLine="480"/>
        <w:rPr>
          <w:rFonts w:asciiTheme="minorEastAsia" w:hAnsiTheme="minorEastAsia" w:hint="eastAsia"/>
        </w:rPr>
      </w:pPr>
      <w:r w:rsidRPr="00287770">
        <w:rPr>
          <w:rFonts w:asciiTheme="minorEastAsia" w:hAnsiTheme="minorEastAsia" w:hint="eastAsia"/>
        </w:rPr>
        <w:t>本章将详细阐述系统核心功能模块的工程落地与算法实现逻辑。通过对异构文档处理、双路混合检索及大语言模型流式调度等核心模块的深度拆解，实证系统如何将设计蓝图转化为高效、稳定的企业级</w:t>
      </w:r>
      <w:r w:rsidRPr="00287770">
        <w:rPr>
          <w:rFonts w:asciiTheme="minorEastAsia" w:hAnsiTheme="minorEastAsia" w:hint="eastAsia"/>
        </w:rPr>
        <w:t xml:space="preserve"> RAG </w:t>
      </w:r>
      <w:r w:rsidRPr="00287770">
        <w:rPr>
          <w:rFonts w:asciiTheme="minorEastAsia" w:hAnsiTheme="minorEastAsia" w:hint="eastAsia"/>
        </w:rPr>
        <w:t>应用。</w:t>
      </w:r>
    </w:p>
    <w:p w14:paraId="7B183E6F" w14:textId="77777777" w:rsidR="00536B9D" w:rsidRPr="00536B9D" w:rsidRDefault="00427A71">
      <w:pPr>
        <w:pStyle w:val="21"/>
        <w:rPr>
          <w:rFonts w:hint="eastAsia"/>
          <w:rPrChange w:id="1095" w:author="Administrator" w:date="2026-04-30T13:36:00Z">
            <w:rPr>
              <w:rFonts w:ascii="黑体" w:eastAsia="黑体" w:hAnsi="黑体" w:hint="eastAsia"/>
              <w:sz w:val="28"/>
            </w:rPr>
          </w:rPrChange>
        </w:rPr>
        <w:pPrChange w:id="1096" w:author="Administrator" w:date="2026-04-30T13:36:00Z">
          <w:pPr>
            <w:pStyle w:val="b63ee27f-4cf3-414c-9275-d88e3f90795e"/>
            <w:spacing w:line="360" w:lineRule="auto"/>
          </w:pPr>
        </w:pPrChange>
      </w:pPr>
      <w:bookmarkStart w:id="1097" w:name="_Toc228451496"/>
      <w:r w:rsidRPr="00427A71">
        <w:rPr>
          <w:rFonts w:hint="eastAsia"/>
          <w:rPrChange w:id="1098" w:author="Administrator" w:date="2026-04-30T13:36:00Z">
            <w:rPr>
              <w:rFonts w:ascii="黑体" w:hAnsi="黑体" w:hint="eastAsia"/>
              <w:b w:val="0"/>
              <w:szCs w:val="24"/>
            </w:rPr>
          </w:rPrChange>
        </w:rPr>
        <w:t xml:space="preserve">5.1 </w:t>
      </w:r>
      <w:r w:rsidRPr="00427A71">
        <w:rPr>
          <w:rFonts w:hint="eastAsia"/>
          <w:rPrChange w:id="1099" w:author="Administrator" w:date="2026-04-30T13:36:00Z">
            <w:rPr>
              <w:rFonts w:ascii="黑体" w:hAnsi="黑体" w:hint="eastAsia"/>
              <w:b w:val="0"/>
              <w:szCs w:val="24"/>
            </w:rPr>
          </w:rPrChange>
        </w:rPr>
        <w:t>安全鉴权与账户保护实现</w:t>
      </w:r>
      <w:bookmarkEnd w:id="1097"/>
    </w:p>
    <w:p w14:paraId="6C201AD0" w14:textId="77777777" w:rsidR="00536B9D" w:rsidRDefault="00BD1B67">
      <w:pPr>
        <w:adjustRightInd w:val="0"/>
        <w:snapToGrid w:val="0"/>
        <w:ind w:firstLine="480"/>
        <w:rPr>
          <w:del w:id="1100" w:author="Administrator" w:date="2026-04-30T13:47:00Z"/>
        </w:rPr>
      </w:pPr>
      <w:r w:rsidRPr="0035336D">
        <w:t>系统在鉴权模块实现了基于加密算法与中间件的多层防御体系，确保企业私有知识库的访问合规性。</w:t>
      </w:r>
    </w:p>
    <w:p w14:paraId="26B18C62" w14:textId="77777777" w:rsidR="00536B9D" w:rsidRDefault="00536B9D">
      <w:pPr>
        <w:adjustRightInd w:val="0"/>
        <w:snapToGrid w:val="0"/>
        <w:ind w:firstLine="482"/>
        <w:rPr>
          <w:ins w:id="1101" w:author="Administrator" w:date="2026-04-30T13:47:00Z"/>
          <w:b/>
          <w:bCs/>
        </w:rPr>
        <w:pPrChange w:id="1102" w:author="Administrator" w:date="2026-04-30T13:47:00Z">
          <w:pPr>
            <w:numPr>
              <w:numId w:val="21"/>
            </w:numPr>
            <w:adjustRightInd w:val="0"/>
            <w:snapToGrid w:val="0"/>
            <w:ind w:firstLine="482"/>
          </w:pPr>
        </w:pPrChange>
      </w:pPr>
    </w:p>
    <w:p w14:paraId="046357F5" w14:textId="77777777" w:rsidR="00536B9D" w:rsidRDefault="00427A71">
      <w:pPr>
        <w:adjustRightInd w:val="0"/>
        <w:snapToGrid w:val="0"/>
        <w:ind w:firstLine="480"/>
        <w:pPrChange w:id="1103" w:author="Administrator" w:date="2026-04-30T13:47:00Z">
          <w:pPr>
            <w:numPr>
              <w:numId w:val="21"/>
            </w:numPr>
            <w:adjustRightInd w:val="0"/>
            <w:snapToGrid w:val="0"/>
            <w:ind w:firstLine="482"/>
          </w:pPr>
        </w:pPrChange>
      </w:pPr>
      <w:ins w:id="1104" w:author="Administrator" w:date="2026-04-30T13:47:00Z">
        <w:r w:rsidRPr="00427A71">
          <w:rPr>
            <w:rFonts w:hint="eastAsia"/>
            <w:rPrChange w:id="1105" w:author="Administrator" w:date="2026-04-30T13:47:00Z">
              <w:rPr>
                <w:rFonts w:eastAsia="黑体" w:hint="eastAsia"/>
                <w:b/>
                <w:bCs/>
              </w:rPr>
            </w:rPrChange>
          </w:rPr>
          <w:t>（</w:t>
        </w:r>
        <w:r w:rsidRPr="00427A71">
          <w:rPr>
            <w:rPrChange w:id="1106" w:author="Administrator" w:date="2026-04-30T13:47:00Z">
              <w:rPr>
                <w:rFonts w:eastAsia="黑体"/>
                <w:b/>
                <w:bCs/>
              </w:rPr>
            </w:rPrChange>
          </w:rPr>
          <w:t>1</w:t>
        </w:r>
        <w:r w:rsidRPr="00427A71">
          <w:rPr>
            <w:rFonts w:hint="eastAsia"/>
            <w:rPrChange w:id="1107" w:author="Administrator" w:date="2026-04-30T13:47:00Z">
              <w:rPr>
                <w:rFonts w:eastAsia="黑体" w:hint="eastAsia"/>
                <w:b/>
                <w:bCs/>
              </w:rPr>
            </w:rPrChange>
          </w:rPr>
          <w:t>）</w:t>
        </w:r>
      </w:ins>
      <w:r w:rsidRPr="00427A71">
        <w:rPr>
          <w:rFonts w:hint="eastAsia"/>
          <w:rPrChange w:id="1108" w:author="Administrator" w:date="2026-04-30T13:47:00Z">
            <w:rPr>
              <w:rFonts w:eastAsia="黑体" w:hint="eastAsia"/>
              <w:b/>
              <w:bCs/>
            </w:rPr>
          </w:rPrChange>
        </w:rPr>
        <w:t>高强度哈希加密</w:t>
      </w:r>
      <w:r w:rsidR="00BD1B67" w:rsidRPr="0035336D">
        <w:t>：在</w:t>
      </w:r>
      <w:r w:rsidR="00BD1B67" w:rsidRPr="0035336D">
        <w:t xml:space="preserve"> User </w:t>
      </w:r>
      <w:r w:rsidR="00BD1B67" w:rsidRPr="0035336D">
        <w:t>实体层中，用户密码严格禁止明文存储。系统调用</w:t>
      </w:r>
      <w:r w:rsidR="00BD1B67" w:rsidRPr="0035336D">
        <w:t xml:space="preserve"> bcrypt </w:t>
      </w:r>
      <w:r w:rsidR="00BD1B67" w:rsidRPr="0035336D">
        <w:t>算法并设定工作因子为</w:t>
      </w:r>
      <w:r w:rsidRPr="00427A71">
        <w:rPr>
          <w:rPrChange w:id="1109" w:author="Administrator" w:date="2026-04-30T13:47:00Z">
            <w:rPr>
              <w:rFonts w:eastAsia="黑体"/>
              <w:b/>
              <w:bCs/>
            </w:rPr>
          </w:rPrChange>
        </w:rPr>
        <w:t xml:space="preserve">12 </w:t>
      </w:r>
      <w:r w:rsidRPr="00427A71">
        <w:rPr>
          <w:rFonts w:hint="eastAsia"/>
          <w:rPrChange w:id="1110" w:author="Administrator" w:date="2026-04-30T13:47:00Z">
            <w:rPr>
              <w:rFonts w:eastAsia="黑体" w:hint="eastAsia"/>
              <w:b/>
              <w:bCs/>
            </w:rPr>
          </w:rPrChange>
        </w:rPr>
        <w:t>轮</w:t>
      </w:r>
      <w:r w:rsidR="00BD1B67" w:rsidRPr="0035336D">
        <w:t>（</w:t>
      </w:r>
      <w:r w:rsidR="00BD1B67" w:rsidRPr="0035336D">
        <w:t>Rounds=12</w:t>
      </w:r>
      <w:r w:rsidR="00BD1B67" w:rsidRPr="0035336D">
        <w:t>），生成的</w:t>
      </w:r>
      <w:r w:rsidR="00BD1B67" w:rsidRPr="0035336D">
        <w:t xml:space="preserve"> password_hash </w:t>
      </w:r>
      <w:r w:rsidR="00BD1B67" w:rsidRPr="0035336D">
        <w:t>具备极强的抗暴力破解与抗彩虹表攻击能力。</w:t>
      </w:r>
    </w:p>
    <w:p w14:paraId="72320900" w14:textId="77777777" w:rsidR="00536B9D" w:rsidRDefault="00427A71">
      <w:pPr>
        <w:adjustRightInd w:val="0"/>
        <w:snapToGrid w:val="0"/>
        <w:ind w:firstLine="480"/>
        <w:pPrChange w:id="1111" w:author="Administrator" w:date="2026-04-30T13:47:00Z">
          <w:pPr>
            <w:numPr>
              <w:numId w:val="21"/>
            </w:numPr>
            <w:adjustRightInd w:val="0"/>
            <w:snapToGrid w:val="0"/>
            <w:ind w:firstLine="482"/>
          </w:pPr>
        </w:pPrChange>
      </w:pPr>
      <w:ins w:id="1112" w:author="Administrator" w:date="2026-04-30T13:47:00Z">
        <w:r w:rsidRPr="00427A71">
          <w:rPr>
            <w:rFonts w:hint="eastAsia"/>
            <w:rPrChange w:id="1113" w:author="Administrator" w:date="2026-04-30T13:47:00Z">
              <w:rPr>
                <w:rFonts w:eastAsia="黑体" w:hint="eastAsia"/>
                <w:b/>
                <w:bCs/>
              </w:rPr>
            </w:rPrChange>
          </w:rPr>
          <w:t>（</w:t>
        </w:r>
        <w:r w:rsidRPr="00427A71">
          <w:rPr>
            <w:rPrChange w:id="1114" w:author="Administrator" w:date="2026-04-30T13:47:00Z">
              <w:rPr>
                <w:rFonts w:eastAsia="黑体"/>
                <w:b/>
                <w:bCs/>
              </w:rPr>
            </w:rPrChange>
          </w:rPr>
          <w:t>2</w:t>
        </w:r>
        <w:r w:rsidRPr="00427A71">
          <w:rPr>
            <w:rFonts w:hint="eastAsia"/>
            <w:rPrChange w:id="1115" w:author="Administrator" w:date="2026-04-30T13:47:00Z">
              <w:rPr>
                <w:rFonts w:eastAsia="黑体" w:hint="eastAsia"/>
                <w:b/>
                <w:bCs/>
              </w:rPr>
            </w:rPrChange>
          </w:rPr>
          <w:t>）</w:t>
        </w:r>
      </w:ins>
      <w:commentRangeStart w:id="1116"/>
      <w:r w:rsidRPr="00427A71">
        <w:rPr>
          <w:rFonts w:hint="eastAsia"/>
          <w:rPrChange w:id="1117" w:author="Administrator" w:date="2026-04-30T13:47:00Z">
            <w:rPr>
              <w:rFonts w:eastAsia="黑体" w:hint="eastAsia"/>
              <w:b/>
              <w:bCs/>
            </w:rPr>
          </w:rPrChange>
        </w:rPr>
        <w:t>路由拦截机制</w:t>
      </w:r>
      <w:commentRangeEnd w:id="1116"/>
      <w:r w:rsidR="000F4B51" w:rsidRPr="00427A71">
        <w:rPr>
          <w:rStyle w:val="afe"/>
          <w:rFonts w:hint="eastAsia"/>
          <w:sz w:val="24"/>
          <w:szCs w:val="24"/>
          <w:rPrChange w:id="1118" w:author="Administrator" w:date="2026-04-30T13:47:00Z">
            <w:rPr>
              <w:rStyle w:val="afe"/>
              <w:rFonts w:hint="eastAsia"/>
              <w:b/>
              <w:bCs/>
            </w:rPr>
          </w:rPrChange>
        </w:rPr>
        <w:commentReference w:id="1116"/>
      </w:r>
      <w:r w:rsidRPr="00427A71">
        <w:rPr>
          <w:rFonts w:hint="eastAsia"/>
          <w:rPrChange w:id="1119" w:author="Administrator" w:date="2026-04-30T13:47:00Z">
            <w:rPr>
              <w:rFonts w:hint="eastAsia"/>
              <w:b/>
              <w:bCs/>
              <w:sz w:val="21"/>
              <w:szCs w:val="21"/>
            </w:rPr>
          </w:rPrChange>
        </w:rPr>
        <w:t>：</w:t>
      </w:r>
      <w:r w:rsidR="00BD1B67" w:rsidRPr="0035336D">
        <w:t>鉴权蓝图</w:t>
      </w:r>
      <w:r w:rsidR="00BD1B67" w:rsidRPr="0035336D">
        <w:t xml:space="preserve"> auth.py </w:t>
      </w:r>
      <w:r w:rsidR="00BD1B67" w:rsidRPr="0035336D">
        <w:t>中集成了</w:t>
      </w:r>
      <w:r w:rsidR="00BD1B67" w:rsidRPr="0035336D">
        <w:t xml:space="preserve"> @login_required </w:t>
      </w:r>
      <w:r w:rsidR="00BD1B67" w:rsidRPr="0035336D">
        <w:t>装饰器，对未登录的非法请求进行实时拦截。同时，系统通过自定义逻辑验证</w:t>
      </w:r>
      <w:r w:rsidR="00BD1B67" w:rsidRPr="0035336D">
        <w:t xml:space="preserve"> Admin </w:t>
      </w:r>
      <w:r w:rsidR="00BD1B67" w:rsidRPr="0035336D">
        <w:t>角色权限，确保管理员能够物理删除文档或调整用户权限，实现业务逻辑上的角色隔离。</w:t>
      </w:r>
    </w:p>
    <w:p w14:paraId="04902B48" w14:textId="77777777" w:rsidR="00BD1B67" w:rsidRPr="0035336D" w:rsidRDefault="00BD1B67" w:rsidP="00BD1B67">
      <w:pPr>
        <w:adjustRightInd w:val="0"/>
        <w:snapToGrid w:val="0"/>
        <w:ind w:firstLine="480"/>
      </w:pPr>
      <w:r w:rsidRPr="0035336D">
        <w:t>在</w:t>
      </w:r>
      <w:r w:rsidRPr="0035336D">
        <w:t xml:space="preserve"> Web </w:t>
      </w:r>
      <w:r w:rsidRPr="0035336D">
        <w:t>服务的生命周期中，鉴权中间件扮演着请求网关的关键角色。本系统针对知识库后台等敏感视图实施了严格的前置校验，其核心拦截逻辑如图</w:t>
      </w:r>
      <w:r w:rsidRPr="0035336D">
        <w:t xml:space="preserve"> 5-1 </w:t>
      </w:r>
      <w:r w:rsidRPr="0035336D">
        <w:t>所示。</w:t>
      </w:r>
      <w:r w:rsidR="00745736">
        <w:rPr>
          <w:noProof/>
        </w:rPr>
        <w:drawing>
          <wp:inline distT="0" distB="0" distL="0" distR="0" wp14:anchorId="45C17E87" wp14:editId="2B1FD26B">
            <wp:extent cx="5947257" cy="3013863"/>
            <wp:effectExtent l="19050" t="0" r="0" b="0"/>
            <wp:docPr id="248532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2474" name="图片 248532474"/>
                    <pic:cNvPicPr/>
                  </pic:nvPicPr>
                  <pic:blipFill>
                    <a:blip r:embed="rId44" cstate="print">
                      <a:extLst>
                        <a:ext uri="{28A0092B-C50C-407E-A947-70E740481C1C}">
                          <a14:useLocalDpi xmlns:a14="http://schemas.microsoft.com/office/drawing/2010/main" val="0"/>
                        </a:ext>
                      </a:extLst>
                    </a:blip>
                    <a:srcRect t="6998"/>
                    <a:stretch>
                      <a:fillRect/>
                    </a:stretch>
                  </pic:blipFill>
                  <pic:spPr>
                    <a:xfrm>
                      <a:off x="0" y="0"/>
                      <a:ext cx="5947257" cy="3013863"/>
                    </a:xfrm>
                    <a:prstGeom prst="rect">
                      <a:avLst/>
                    </a:prstGeom>
                  </pic:spPr>
                </pic:pic>
              </a:graphicData>
            </a:graphic>
          </wp:inline>
        </w:drawing>
      </w:r>
    </w:p>
    <w:p w14:paraId="29D91A63" w14:textId="77777777" w:rsidR="00536B9D" w:rsidRDefault="00BD1B67">
      <w:pPr>
        <w:pStyle w:val="51"/>
        <w:spacing w:after="120"/>
        <w:pPrChange w:id="1120" w:author="Administrator" w:date="2026-04-30T13:59:00Z">
          <w:pPr>
            <w:ind w:firstLine="480"/>
            <w:jc w:val="center"/>
          </w:pPr>
        </w:pPrChange>
      </w:pPr>
      <w:r w:rsidRPr="0035336D">
        <w:t>如图</w:t>
      </w:r>
      <w:r w:rsidRPr="0035336D">
        <w:t xml:space="preserve"> 5-1 Web</w:t>
      </w:r>
      <w:r w:rsidRPr="0035336D">
        <w:t>应用路由拦截与鉴权机制流程图</w:t>
      </w:r>
    </w:p>
    <w:p w14:paraId="08D60868" w14:textId="77777777" w:rsidR="00BD1B67" w:rsidRPr="0035336D" w:rsidRDefault="00BD1B67" w:rsidP="00BD1B67">
      <w:pPr>
        <w:adjustRightInd w:val="0"/>
        <w:snapToGrid w:val="0"/>
        <w:ind w:firstLine="480"/>
      </w:pPr>
      <w:r w:rsidRPr="0035336D">
        <w:t>如图</w:t>
      </w:r>
      <w:r w:rsidRPr="0035336D">
        <w:t>5-1</w:t>
      </w:r>
      <w:r w:rsidRPr="0035336D">
        <w:t>直观展现了</w:t>
      </w:r>
      <w:r w:rsidRPr="0035336D">
        <w:t xml:space="preserve"> @login_required </w:t>
      </w:r>
      <w:r w:rsidRPr="0035336D">
        <w:t>装饰器在</w:t>
      </w:r>
      <w:r w:rsidRPr="0035336D">
        <w:t xml:space="preserve"> HTTP </w:t>
      </w:r>
      <w:r w:rsidRPr="0035336D">
        <w:t>请求生命周期中的</w:t>
      </w:r>
      <w:r w:rsidRPr="0035336D">
        <w:t>“</w:t>
      </w:r>
      <w:r w:rsidRPr="0035336D">
        <w:t>守门员</w:t>
      </w:r>
      <w:r w:rsidRPr="0035336D">
        <w:t>”</w:t>
      </w:r>
      <w:r w:rsidRPr="0035336D">
        <w:t>作用。展示了系统如何在业务函数被执行前，在应用层实现流量的清洗与阻断。</w:t>
      </w:r>
    </w:p>
    <w:p w14:paraId="160D395A" w14:textId="77777777" w:rsidR="00BD1B67" w:rsidRPr="0035336D" w:rsidRDefault="00BD1B67" w:rsidP="00BD1B67">
      <w:pPr>
        <w:adjustRightInd w:val="0"/>
        <w:snapToGrid w:val="0"/>
        <w:ind w:firstLine="480"/>
      </w:pPr>
      <w:r w:rsidRPr="0035336D">
        <w:lastRenderedPageBreak/>
        <w:t>结合执行控制流可知，当客户端向受保护路由发起</w:t>
      </w:r>
      <w:r w:rsidRPr="0035336D">
        <w:t xml:space="preserve"> HTTP </w:t>
      </w:r>
      <w:r w:rsidRPr="0035336D">
        <w:t>请求时，系统底层的</w:t>
      </w:r>
      <w:r w:rsidRPr="0035336D">
        <w:t xml:space="preserve"> WSGI </w:t>
      </w:r>
      <w:r w:rsidRPr="0035336D">
        <w:t>服务器并未直接唤醒对应的视图函数，而是优先将请求上下文（</w:t>
      </w:r>
      <w:r w:rsidRPr="0035336D">
        <w:t>Request Context</w:t>
      </w:r>
      <w:r w:rsidRPr="0035336D">
        <w:t>）移交至</w:t>
      </w:r>
      <w:r w:rsidRPr="0035336D">
        <w:t xml:space="preserve"> @login_required </w:t>
      </w:r>
      <w:r w:rsidRPr="0035336D">
        <w:t>装饰器进行代理。</w:t>
      </w:r>
    </w:p>
    <w:p w14:paraId="145DF4AF" w14:textId="77777777" w:rsidR="00BD1B67" w:rsidRPr="0035336D" w:rsidRDefault="00BD1B67" w:rsidP="00BD1B67">
      <w:pPr>
        <w:adjustRightInd w:val="0"/>
        <w:snapToGrid w:val="0"/>
        <w:ind w:firstLine="480"/>
      </w:pPr>
      <w:r w:rsidRPr="0035336D">
        <w:t>在此阶段，拦截器主动读取客户端的</w:t>
      </w:r>
      <w:r w:rsidRPr="0035336D">
        <w:t xml:space="preserve"> Cookie</w:t>
      </w:r>
      <w:r w:rsidRPr="0035336D">
        <w:t>，并在服务端解密核对</w:t>
      </w:r>
      <w:r w:rsidRPr="0035336D">
        <w:t xml:space="preserve"> Session </w:t>
      </w:r>
      <w:r w:rsidRPr="0035336D">
        <w:t>字典中的</w:t>
      </w:r>
      <w:r w:rsidRPr="0035336D">
        <w:t xml:space="preserve"> user_id </w:t>
      </w:r>
      <w:r w:rsidRPr="0035336D">
        <w:t>状态。此时会出现两种逻辑分支：</w:t>
      </w:r>
    </w:p>
    <w:p w14:paraId="73809FE2" w14:textId="77777777" w:rsidR="00BD1B67" w:rsidRPr="0035336D" w:rsidRDefault="00BD1B67" w:rsidP="00BD1B67">
      <w:pPr>
        <w:adjustRightInd w:val="0"/>
        <w:snapToGrid w:val="0"/>
        <w:ind w:firstLine="480"/>
      </w:pPr>
      <w:r>
        <w:rPr>
          <w:rFonts w:hint="eastAsia"/>
        </w:rPr>
        <w:t>（</w:t>
      </w:r>
      <w:r>
        <w:rPr>
          <w:rFonts w:hint="eastAsia"/>
        </w:rPr>
        <w:t>1</w:t>
      </w:r>
      <w:r>
        <w:rPr>
          <w:rFonts w:hint="eastAsia"/>
        </w:rPr>
        <w:t>）</w:t>
      </w:r>
      <w:r w:rsidRPr="0035336D">
        <w:t>物理阻断（鉴权失败）：若判定为未登录或会话已过期，拦截器将主动触发异常处理，丢弃该非法的请求上下文，并向浏览器返回</w:t>
      </w:r>
      <w:r w:rsidRPr="0035336D">
        <w:t xml:space="preserve"> 302 Found </w:t>
      </w:r>
      <w:r w:rsidRPr="0035336D">
        <w:t>状态码，强制将客户端的后续动作重定向至登录界面。</w:t>
      </w:r>
    </w:p>
    <w:p w14:paraId="288297CA" w14:textId="77777777" w:rsidR="00BD1B67" w:rsidRPr="0035336D" w:rsidRDefault="00BD1B67" w:rsidP="00BD1B67">
      <w:pPr>
        <w:adjustRightInd w:val="0"/>
        <w:snapToGrid w:val="0"/>
        <w:ind w:firstLine="480"/>
      </w:pPr>
      <w:r>
        <w:rPr>
          <w:rFonts w:hint="eastAsia"/>
        </w:rPr>
        <w:t>（</w:t>
      </w:r>
      <w:r>
        <w:rPr>
          <w:rFonts w:hint="eastAsia"/>
        </w:rPr>
        <w:t>2</w:t>
      </w:r>
      <w:r>
        <w:rPr>
          <w:rFonts w:hint="eastAsia"/>
        </w:rPr>
        <w:t>）</w:t>
      </w:r>
      <w:r w:rsidRPr="0035336D">
        <w:t>透明放行（鉴权成功）：若会话合法，装饰器在完成鉴权后将控制权交还给</w:t>
      </w:r>
      <w:r w:rsidRPr="0035336D">
        <w:t xml:space="preserve"> Flask </w:t>
      </w:r>
      <w:r w:rsidRPr="0035336D">
        <w:t>路由调度器，请求才得以真正进入后端的业务处理逻辑。</w:t>
      </w:r>
    </w:p>
    <w:p w14:paraId="3505EF6F" w14:textId="77777777" w:rsidR="00BD1B67" w:rsidRPr="0035336D" w:rsidRDefault="00BD1B67" w:rsidP="00BD1B67">
      <w:pPr>
        <w:adjustRightInd w:val="0"/>
        <w:snapToGrid w:val="0"/>
        <w:ind w:firstLine="480"/>
      </w:pPr>
      <w:r w:rsidRPr="0035336D">
        <w:t>这种基于装饰器的横向切面编程（</w:t>
      </w:r>
      <w:r w:rsidRPr="0035336D">
        <w:t>AOP</w:t>
      </w:r>
      <w:r w:rsidRPr="0035336D">
        <w:t>）设计，不仅将</w:t>
      </w:r>
      <w:r w:rsidRPr="0035336D">
        <w:t>“</w:t>
      </w:r>
      <w:r w:rsidRPr="0035336D">
        <w:t>安全校验</w:t>
      </w:r>
      <w:r w:rsidRPr="0035336D">
        <w:t>”</w:t>
      </w:r>
      <w:r w:rsidRPr="0035336D">
        <w:t>与</w:t>
      </w:r>
      <w:r w:rsidRPr="0035336D">
        <w:t>“</w:t>
      </w:r>
      <w:r w:rsidRPr="0035336D">
        <w:t>核心业务代码</w:t>
      </w:r>
      <w:r w:rsidRPr="0035336D">
        <w:t>”</w:t>
      </w:r>
      <w:r w:rsidRPr="0035336D">
        <w:t>彻底解耦，还在系统架构层面构筑了坚固的安全隔离带，有效抵御了未授权访问与垂直越权漏洞（</w:t>
      </w:r>
      <w:r w:rsidRPr="0035336D">
        <w:t>BOLA</w:t>
      </w:r>
      <w:r w:rsidRPr="0035336D">
        <w:t>）。</w:t>
      </w:r>
    </w:p>
    <w:p w14:paraId="3FBF4101" w14:textId="77777777" w:rsidR="00536B9D" w:rsidRPr="00536B9D" w:rsidRDefault="00427A71">
      <w:pPr>
        <w:pStyle w:val="21"/>
        <w:rPr>
          <w:rFonts w:hint="eastAsia"/>
          <w:rPrChange w:id="1121" w:author="Administrator" w:date="2026-04-30T13:37:00Z">
            <w:rPr>
              <w:rFonts w:ascii="黑体" w:eastAsia="黑体" w:hAnsi="黑体" w:hint="eastAsia"/>
              <w:sz w:val="28"/>
            </w:rPr>
          </w:rPrChange>
        </w:rPr>
        <w:pPrChange w:id="1122" w:author="Administrator" w:date="2026-04-30T13:37:00Z">
          <w:pPr>
            <w:pStyle w:val="b63ee27f-4cf3-414c-9275-d88e3f90795e"/>
            <w:spacing w:line="360" w:lineRule="auto"/>
          </w:pPr>
        </w:pPrChange>
      </w:pPr>
      <w:bookmarkStart w:id="1123" w:name="_Toc228451497"/>
      <w:r w:rsidRPr="00427A71">
        <w:rPr>
          <w:rFonts w:hint="eastAsia"/>
          <w:rPrChange w:id="1124" w:author="Administrator" w:date="2026-04-30T13:37:00Z">
            <w:rPr>
              <w:rFonts w:ascii="黑体" w:hAnsi="黑体" w:hint="eastAsia"/>
              <w:b w:val="0"/>
              <w:szCs w:val="21"/>
            </w:rPr>
          </w:rPrChange>
        </w:rPr>
        <w:t xml:space="preserve">5.2 </w:t>
      </w:r>
      <w:r w:rsidRPr="00427A71">
        <w:rPr>
          <w:rFonts w:hint="eastAsia"/>
          <w:rPrChange w:id="1125" w:author="Administrator" w:date="2026-04-30T13:37:00Z">
            <w:rPr>
              <w:rFonts w:ascii="黑体" w:hAnsi="黑体" w:hint="eastAsia"/>
              <w:b w:val="0"/>
              <w:szCs w:val="21"/>
            </w:rPr>
          </w:rPrChange>
        </w:rPr>
        <w:t>异构文档处理与特征提取实现</w:t>
      </w:r>
      <w:bookmarkEnd w:id="1123"/>
    </w:p>
    <w:p w14:paraId="272D8860"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在数据预处理阶段，系统将第四章设计的流程转化为具体的工程流水线。其实现的难点在于如何处理复杂的文本边界以及保障在算力受限情况下的服务连续性。</w:t>
      </w:r>
    </w:p>
    <w:p w14:paraId="18D58985" w14:textId="77777777" w:rsidR="00BD1B67" w:rsidRPr="00E30EF7" w:rsidRDefault="00427A71">
      <w:pPr>
        <w:adjustRightInd w:val="0"/>
        <w:snapToGrid w:val="0"/>
        <w:ind w:firstLine="480"/>
        <w:rPr>
          <w:rFonts w:hint="eastAsia"/>
          <w:rPrChange w:id="1126" w:author="Administrator" w:date="2026-04-30T13:48:00Z">
            <w:rPr>
              <w:rFonts w:asciiTheme="minorEastAsia" w:hAnsiTheme="minorEastAsia" w:hint="eastAsia"/>
            </w:rPr>
          </w:rPrChange>
        </w:rPr>
        <w:pPrChange w:id="1127" w:author="Administrator" w:date="2026-04-30T14:22:00Z">
          <w:pPr>
            <w:adjustRightInd w:val="0"/>
            <w:snapToGrid w:val="0"/>
            <w:ind w:firstLine="420"/>
          </w:pPr>
        </w:pPrChange>
      </w:pPr>
      <w:r w:rsidRPr="00427A71">
        <w:rPr>
          <w:rFonts w:hint="eastAsia"/>
          <w:rPrChange w:id="1128"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29" w:author="Administrator" w:date="2026-04-30T13:48:00Z">
            <w:rPr>
              <w:rFonts w:asciiTheme="minorEastAsia" w:eastAsia="微软雅黑" w:hAnsiTheme="minorEastAsia" w:hint="eastAsia"/>
              <w:b/>
              <w:color w:val="000000"/>
              <w:sz w:val="21"/>
              <w:szCs w:val="21"/>
            </w:rPr>
          </w:rPrChange>
        </w:rPr>
        <w:t>1</w:t>
      </w:r>
      <w:r w:rsidRPr="00427A71">
        <w:rPr>
          <w:rFonts w:hint="eastAsia"/>
          <w:rPrChange w:id="1130" w:author="Administrator" w:date="2026-04-30T13:48:00Z">
            <w:rPr>
              <w:rFonts w:asciiTheme="minorEastAsia" w:eastAsia="微软雅黑" w:hAnsiTheme="minorEastAsia" w:hint="eastAsia"/>
              <w:b/>
              <w:color w:val="000000"/>
              <w:sz w:val="21"/>
              <w:szCs w:val="21"/>
            </w:rPr>
          </w:rPrChange>
        </w:rPr>
        <w:t>）基于哈希碰撞检测的去重实现</w:t>
      </w:r>
    </w:p>
    <w:p w14:paraId="53096119"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系统在</w:t>
      </w:r>
      <w:r w:rsidRPr="00DC5FAB">
        <w:rPr>
          <w:rFonts w:asciiTheme="minorEastAsia" w:hAnsiTheme="minorEastAsia" w:hint="eastAsia"/>
        </w:rPr>
        <w:t xml:space="preserve"> document_service </w:t>
      </w:r>
      <w:r w:rsidRPr="00DC5FAB">
        <w:rPr>
          <w:rFonts w:asciiTheme="minorEastAsia" w:hAnsiTheme="minorEastAsia" w:hint="eastAsia"/>
        </w:rPr>
        <w:t>模块中集成了基于物理流的指纹校验。与前文设计的逻辑对应，实现时系统会优先开启一个</w:t>
      </w:r>
      <w:r w:rsidRPr="00DC5FAB">
        <w:rPr>
          <w:rFonts w:asciiTheme="minorEastAsia" w:hAnsiTheme="minorEastAsia" w:hint="eastAsia"/>
        </w:rPr>
        <w:t xml:space="preserve"> 4096 </w:t>
      </w:r>
      <w:r w:rsidRPr="00DC5FAB">
        <w:rPr>
          <w:rFonts w:asciiTheme="minorEastAsia" w:hAnsiTheme="minorEastAsia" w:hint="eastAsia"/>
        </w:rPr>
        <w:t>字节的缓冲区读取文件，利用</w:t>
      </w:r>
      <w:r w:rsidRPr="00DC5FAB">
        <w:rPr>
          <w:rFonts w:asciiTheme="minorEastAsia" w:hAnsiTheme="minorEastAsia" w:hint="eastAsia"/>
        </w:rPr>
        <w:t xml:space="preserve"> hashlib </w:t>
      </w:r>
      <w:r w:rsidRPr="00DC5FAB">
        <w:rPr>
          <w:rFonts w:asciiTheme="minorEastAsia" w:hAnsiTheme="minorEastAsia" w:hint="eastAsia"/>
        </w:rPr>
        <w:t>库实时计算</w:t>
      </w:r>
      <w:r w:rsidRPr="00DC5FAB">
        <w:rPr>
          <w:rFonts w:asciiTheme="minorEastAsia" w:hAnsiTheme="minorEastAsia" w:hint="eastAsia"/>
        </w:rPr>
        <w:t xml:space="preserve"> MD5 </w:t>
      </w:r>
      <w:r w:rsidRPr="00DC5FAB">
        <w:rPr>
          <w:rFonts w:asciiTheme="minorEastAsia" w:hAnsiTheme="minorEastAsia" w:hint="eastAsia"/>
        </w:rPr>
        <w:t>摘要。在工程细节上，系统将该摘要作为</w:t>
      </w:r>
      <w:r w:rsidRPr="00DC5FAB">
        <w:rPr>
          <w:rFonts w:asciiTheme="minorEastAsia" w:hAnsiTheme="minorEastAsia" w:hint="eastAsia"/>
        </w:rPr>
        <w:t xml:space="preserve"> MySQL </w:t>
      </w:r>
      <w:r w:rsidRPr="00DC5FAB">
        <w:rPr>
          <w:rFonts w:asciiTheme="minorEastAsia" w:hAnsiTheme="minorEastAsia" w:hint="eastAsia"/>
        </w:rPr>
        <w:t>索引查询的关键键值。若数据库反馈命中，则直接中断当前任务并重定向至已存在文件的</w:t>
      </w:r>
      <w:r w:rsidRPr="00DC5FAB">
        <w:rPr>
          <w:rFonts w:asciiTheme="minorEastAsia" w:hAnsiTheme="minorEastAsia" w:hint="eastAsia"/>
        </w:rPr>
        <w:t xml:space="preserve"> ID</w:t>
      </w:r>
      <w:r w:rsidRPr="00DC5FAB">
        <w:rPr>
          <w:rFonts w:asciiTheme="minorEastAsia" w:hAnsiTheme="minorEastAsia" w:hint="eastAsia"/>
        </w:rPr>
        <w:t>，从物理层确保了向量空间不被冗余切片占满。</w:t>
      </w:r>
    </w:p>
    <w:p w14:paraId="29DED540" w14:textId="77777777" w:rsidR="00BD1B67" w:rsidRPr="00E30EF7" w:rsidRDefault="00427A71">
      <w:pPr>
        <w:adjustRightInd w:val="0"/>
        <w:snapToGrid w:val="0"/>
        <w:ind w:firstLine="480"/>
        <w:rPr>
          <w:rFonts w:hint="eastAsia"/>
          <w:rPrChange w:id="1131" w:author="Administrator" w:date="2026-04-30T13:48:00Z">
            <w:rPr>
              <w:rFonts w:asciiTheme="minorEastAsia" w:hAnsiTheme="minorEastAsia" w:hint="eastAsia"/>
            </w:rPr>
          </w:rPrChange>
        </w:rPr>
        <w:pPrChange w:id="1132" w:author="Administrator" w:date="2026-04-30T14:22:00Z">
          <w:pPr>
            <w:adjustRightInd w:val="0"/>
            <w:snapToGrid w:val="0"/>
            <w:ind w:firstLine="420"/>
          </w:pPr>
        </w:pPrChange>
      </w:pPr>
      <w:r w:rsidRPr="00427A71">
        <w:rPr>
          <w:rFonts w:hint="eastAsia"/>
          <w:rPrChange w:id="1133"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34" w:author="Administrator" w:date="2026-04-30T13:48:00Z">
            <w:rPr>
              <w:rFonts w:asciiTheme="minorEastAsia" w:eastAsia="微软雅黑" w:hAnsiTheme="minorEastAsia" w:hint="eastAsia"/>
              <w:b/>
              <w:color w:val="000000"/>
              <w:sz w:val="21"/>
              <w:szCs w:val="21"/>
            </w:rPr>
          </w:rPrChange>
        </w:rPr>
        <w:t>2</w:t>
      </w:r>
      <w:r w:rsidRPr="00427A71">
        <w:rPr>
          <w:rFonts w:hint="eastAsia"/>
          <w:rPrChange w:id="1135" w:author="Administrator" w:date="2026-04-30T13:48:00Z">
            <w:rPr>
              <w:rFonts w:asciiTheme="minorEastAsia" w:eastAsia="微软雅黑" w:hAnsiTheme="minorEastAsia" w:hint="eastAsia"/>
              <w:b/>
              <w:color w:val="000000"/>
              <w:sz w:val="21"/>
              <w:szCs w:val="21"/>
            </w:rPr>
          </w:rPrChange>
        </w:rPr>
        <w:t>）递归切片算法的优先级配置</w:t>
      </w:r>
    </w:p>
    <w:p w14:paraId="64A7B191"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在文本切分环节，系统实现了具备层级回退机制的递归算法。不同于简单的固定窗口，本系统的实现细节在于：算法首先会在</w:t>
      </w:r>
      <w:r w:rsidRPr="00DC5FAB">
        <w:rPr>
          <w:rFonts w:asciiTheme="minorEastAsia" w:hAnsiTheme="minorEastAsia" w:hint="eastAsia"/>
        </w:rPr>
        <w:t xml:space="preserve"> 512 </w:t>
      </w:r>
      <w:r w:rsidRPr="00DC5FAB">
        <w:rPr>
          <w:rFonts w:asciiTheme="minorEastAsia" w:hAnsiTheme="minorEastAsia" w:hint="eastAsia"/>
        </w:rPr>
        <w:t>字符的局部区间内寻找双换行符作为一级切割点；若无法寻获，则依次向单换行符、句号及分号降级。这种“逐级寻边”的设计确保了即使在医药文档常见的长难句中，系统也能在第</w:t>
      </w:r>
      <w:r w:rsidRPr="00DC5FAB">
        <w:rPr>
          <w:rFonts w:asciiTheme="minorEastAsia" w:hAnsiTheme="minorEastAsia" w:hint="eastAsia"/>
        </w:rPr>
        <w:t xml:space="preserve"> 512 </w:t>
      </w:r>
      <w:r w:rsidRPr="00DC5FAB">
        <w:rPr>
          <w:rFonts w:asciiTheme="minorEastAsia" w:hAnsiTheme="minorEastAsia" w:hint="eastAsia"/>
        </w:rPr>
        <w:t>个字符附近找到最合理的语义断点，并将</w:t>
      </w:r>
      <w:r w:rsidRPr="00DC5FAB">
        <w:rPr>
          <w:rFonts w:asciiTheme="minorEastAsia" w:hAnsiTheme="minorEastAsia" w:hint="eastAsia"/>
        </w:rPr>
        <w:t xml:space="preserve"> 50 </w:t>
      </w:r>
      <w:r w:rsidRPr="00DC5FAB">
        <w:rPr>
          <w:rFonts w:asciiTheme="minorEastAsia" w:hAnsiTheme="minorEastAsia" w:hint="eastAsia"/>
        </w:rPr>
        <w:t>字符的重叠区（</w:t>
      </w:r>
      <w:r w:rsidRPr="00DC5FAB">
        <w:rPr>
          <w:rFonts w:asciiTheme="minorEastAsia" w:hAnsiTheme="minorEastAsia" w:hint="eastAsia"/>
        </w:rPr>
        <w:t>Overlap</w:t>
      </w:r>
      <w:r w:rsidRPr="00DC5FAB">
        <w:rPr>
          <w:rFonts w:asciiTheme="minorEastAsia" w:hAnsiTheme="minorEastAsia" w:hint="eastAsia"/>
        </w:rPr>
        <w:t>）动态拼接到下一分片的头部，从而维持了检索时的</w:t>
      </w:r>
      <w:r w:rsidRPr="00DC5FAB">
        <w:rPr>
          <w:rFonts w:asciiTheme="minorEastAsia" w:hAnsiTheme="minorEastAsia" w:hint="eastAsia"/>
        </w:rPr>
        <w:lastRenderedPageBreak/>
        <w:t>语境一致性。</w:t>
      </w:r>
    </w:p>
    <w:p w14:paraId="10540628" w14:textId="77777777" w:rsidR="00BD1B67" w:rsidRPr="00E30EF7" w:rsidRDefault="00427A71">
      <w:pPr>
        <w:adjustRightInd w:val="0"/>
        <w:snapToGrid w:val="0"/>
        <w:ind w:firstLine="480"/>
        <w:rPr>
          <w:rFonts w:hint="eastAsia"/>
          <w:rPrChange w:id="1136" w:author="Administrator" w:date="2026-04-30T13:48:00Z">
            <w:rPr>
              <w:rFonts w:asciiTheme="minorEastAsia" w:hAnsiTheme="minorEastAsia" w:hint="eastAsia"/>
            </w:rPr>
          </w:rPrChange>
        </w:rPr>
        <w:pPrChange w:id="1137" w:author="Administrator" w:date="2026-04-30T14:22:00Z">
          <w:pPr>
            <w:adjustRightInd w:val="0"/>
            <w:snapToGrid w:val="0"/>
            <w:ind w:firstLine="420"/>
          </w:pPr>
        </w:pPrChange>
      </w:pPr>
      <w:r w:rsidRPr="00427A71">
        <w:rPr>
          <w:rFonts w:hint="eastAsia"/>
          <w:rPrChange w:id="1138"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39" w:author="Administrator" w:date="2026-04-30T13:48:00Z">
            <w:rPr>
              <w:rFonts w:asciiTheme="minorEastAsia" w:eastAsia="微软雅黑" w:hAnsiTheme="minorEastAsia" w:hint="eastAsia"/>
              <w:b/>
              <w:color w:val="000000"/>
              <w:sz w:val="21"/>
              <w:szCs w:val="21"/>
            </w:rPr>
          </w:rPrChange>
        </w:rPr>
        <w:t>3</w:t>
      </w:r>
      <w:r w:rsidRPr="00427A71">
        <w:rPr>
          <w:rFonts w:hint="eastAsia"/>
          <w:rPrChange w:id="1140" w:author="Administrator" w:date="2026-04-30T13:48:00Z">
            <w:rPr>
              <w:rFonts w:asciiTheme="minorEastAsia" w:eastAsia="微软雅黑" w:hAnsiTheme="minorEastAsia" w:hint="eastAsia"/>
              <w:b/>
              <w:color w:val="000000"/>
              <w:sz w:val="21"/>
              <w:szCs w:val="21"/>
            </w:rPr>
          </w:rPrChange>
        </w:rPr>
        <w:t>）异常工况下的伪向量降级方案</w:t>
      </w:r>
    </w:p>
    <w:p w14:paraId="027CF764" w14:textId="77777777" w:rsidR="00BD1B67" w:rsidRPr="007E32EF" w:rsidRDefault="00BD1B67" w:rsidP="00BD1B67">
      <w:pPr>
        <w:adjustRightInd w:val="0"/>
        <w:snapToGrid w:val="0"/>
        <w:ind w:firstLine="480"/>
        <w:rPr>
          <w:rFonts w:asciiTheme="minorEastAsia" w:hAnsiTheme="minorEastAsia" w:hint="eastAsia"/>
        </w:rPr>
      </w:pPr>
      <w:r w:rsidRPr="007E32EF">
        <w:rPr>
          <w:rFonts w:asciiTheme="minorEastAsia" w:hAnsiTheme="minorEastAsia"/>
        </w:rPr>
        <w:t>正如第三章系统需求分析（第</w:t>
      </w:r>
      <w:r w:rsidRPr="007E32EF">
        <w:rPr>
          <w:rFonts w:asciiTheme="minorEastAsia" w:hAnsiTheme="minorEastAsia"/>
        </w:rPr>
        <w:t xml:space="preserve"> 3.3.4 </w:t>
      </w:r>
      <w:r w:rsidRPr="007E32EF">
        <w:rPr>
          <w:rFonts w:asciiTheme="minorEastAsia" w:hAnsiTheme="minorEastAsia"/>
        </w:rPr>
        <w:t>节）中所确立的并发容灾目标，企业级知识库在面临极端高并发或大批量异构文档突发入库时，极易引发本地服务器内存耗尽（</w:t>
      </w:r>
      <w:r w:rsidRPr="007E32EF">
        <w:rPr>
          <w:rFonts w:asciiTheme="minorEastAsia" w:hAnsiTheme="minorEastAsia"/>
        </w:rPr>
        <w:t>OOM</w:t>
      </w:r>
      <w:r w:rsidRPr="007E32EF">
        <w:rPr>
          <w:rFonts w:asciiTheme="minorEastAsia" w:hAnsiTheme="minorEastAsia"/>
        </w:rPr>
        <w:t>）或模型推理进程假死。若缺乏底层的干预机制，单点算力的枯竭将迅速导致整个知识入库链路瘫痪。</w:t>
      </w:r>
    </w:p>
    <w:p w14:paraId="0F2B560D" w14:textId="77777777" w:rsidR="00BD1B67" w:rsidRPr="007E32EF" w:rsidRDefault="00BD1B67" w:rsidP="00BD1B67">
      <w:pPr>
        <w:adjustRightInd w:val="0"/>
        <w:snapToGrid w:val="0"/>
        <w:ind w:firstLine="480"/>
        <w:rPr>
          <w:rFonts w:asciiTheme="minorEastAsia" w:hAnsiTheme="minorEastAsia" w:hint="eastAsia"/>
        </w:rPr>
      </w:pPr>
      <w:r w:rsidRPr="007E32EF">
        <w:rPr>
          <w:rFonts w:asciiTheme="minorEastAsia" w:hAnsiTheme="minorEastAsia"/>
        </w:rPr>
        <w:t>为落实</w:t>
      </w:r>
      <w:r w:rsidRPr="007E32EF">
        <w:rPr>
          <w:rFonts w:asciiTheme="minorEastAsia" w:hAnsiTheme="minorEastAsia"/>
        </w:rPr>
        <w:t>“</w:t>
      </w:r>
      <w:r w:rsidRPr="007E32EF">
        <w:rPr>
          <w:rFonts w:asciiTheme="minorEastAsia" w:hAnsiTheme="minorEastAsia"/>
        </w:rPr>
        <w:t>柔性可用</w:t>
      </w:r>
      <w:r w:rsidRPr="007E32EF">
        <w:rPr>
          <w:rFonts w:asciiTheme="minorEastAsia" w:hAnsiTheme="minorEastAsia"/>
        </w:rPr>
        <w:t>”</w:t>
      </w:r>
      <w:r w:rsidRPr="007E32EF">
        <w:rPr>
          <w:rFonts w:asciiTheme="minorEastAsia" w:hAnsiTheme="minorEastAsia"/>
        </w:rPr>
        <w:t>的容灾设计原则，本系统在特征提取模块内部署了一套基于双轨制的降级策略。当</w:t>
      </w:r>
      <w:r w:rsidRPr="007E32EF">
        <w:rPr>
          <w:rFonts w:asciiTheme="minorEastAsia" w:hAnsiTheme="minorEastAsia"/>
        </w:rPr>
        <w:t xml:space="preserve"> embedding_service </w:t>
      </w:r>
      <w:r w:rsidRPr="007E32EF">
        <w:rPr>
          <w:rFonts w:asciiTheme="minorEastAsia" w:hAnsiTheme="minorEastAsia"/>
        </w:rPr>
        <w:t>尝试加载本地</w:t>
      </w:r>
      <w:r w:rsidRPr="007E32EF">
        <w:rPr>
          <w:rFonts w:asciiTheme="minorEastAsia" w:hAnsiTheme="minorEastAsia"/>
        </w:rPr>
        <w:t xml:space="preserve"> text2vec </w:t>
      </w:r>
      <w:r w:rsidRPr="007E32EF">
        <w:rPr>
          <w:rFonts w:asciiTheme="minorEastAsia" w:hAnsiTheme="minorEastAsia"/>
        </w:rPr>
        <w:t>模型实例失败，或监测到显存溢出异常时，系统将通过全局异常捕获机制截断常规运算，并自动降级至基于字符分布的哈希映射模式。该方案通过对文本片段执行</w:t>
      </w:r>
      <w:r w:rsidRPr="007E32EF">
        <w:rPr>
          <w:rFonts w:asciiTheme="minorEastAsia" w:hAnsiTheme="minorEastAsia"/>
        </w:rPr>
        <w:t xml:space="preserve"> ASCII </w:t>
      </w:r>
      <w:r w:rsidRPr="007E32EF">
        <w:rPr>
          <w:rFonts w:asciiTheme="minorEastAsia" w:hAnsiTheme="minorEastAsia"/>
        </w:rPr>
        <w:t>码取模运算，强制生成具有统计学意义的</w:t>
      </w:r>
      <w:r w:rsidRPr="007E32EF">
        <w:rPr>
          <w:rFonts w:asciiTheme="minorEastAsia" w:hAnsiTheme="minorEastAsia"/>
        </w:rPr>
        <w:t xml:space="preserve"> 768 </w:t>
      </w:r>
      <w:r w:rsidRPr="007E32EF">
        <w:rPr>
          <w:rFonts w:asciiTheme="minorEastAsia" w:hAnsiTheme="minorEastAsia"/>
        </w:rPr>
        <w:t>维伪特征向量。尽管此举在极端工况下牺牲了部分的语义泛化精度，但从物理层面上保障了文档解析流水线的连贯性与系统整体的高可用底线。</w:t>
      </w:r>
    </w:p>
    <w:p w14:paraId="0C90F656" w14:textId="77777777" w:rsidR="00BD1B67" w:rsidRPr="00DC5FAB" w:rsidRDefault="00745736" w:rsidP="00BD1B67">
      <w:pPr>
        <w:adjustRightInd w:val="0"/>
        <w:snapToGrid w:val="0"/>
        <w:ind w:firstLine="480"/>
        <w:jc w:val="center"/>
        <w:rPr>
          <w:rFonts w:asciiTheme="minorEastAsia" w:hAnsiTheme="minorEastAsia" w:hint="eastAsia"/>
        </w:rPr>
      </w:pPr>
      <w:r>
        <w:rPr>
          <w:noProof/>
        </w:rPr>
        <w:lastRenderedPageBreak/>
        <w:drawing>
          <wp:inline distT="0" distB="0" distL="0" distR="0" wp14:anchorId="7ED81062" wp14:editId="41F984AD">
            <wp:extent cx="2838596" cy="5677192"/>
            <wp:effectExtent l="0" t="0" r="0" b="0"/>
            <wp:docPr id="364762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2177" name=""/>
                    <pic:cNvPicPr/>
                  </pic:nvPicPr>
                  <pic:blipFill>
                    <a:blip r:embed="rId45"/>
                    <a:stretch>
                      <a:fillRect/>
                    </a:stretch>
                  </pic:blipFill>
                  <pic:spPr>
                    <a:xfrm>
                      <a:off x="0" y="0"/>
                      <a:ext cx="2838596" cy="5677192"/>
                    </a:xfrm>
                    <a:prstGeom prst="rect">
                      <a:avLst/>
                    </a:prstGeom>
                  </pic:spPr>
                </pic:pic>
              </a:graphicData>
            </a:graphic>
          </wp:inline>
        </w:drawing>
      </w:r>
    </w:p>
    <w:p w14:paraId="304701E8" w14:textId="77777777" w:rsidR="00536B9D" w:rsidRPr="00536B9D" w:rsidRDefault="00427A71">
      <w:pPr>
        <w:pStyle w:val="51"/>
        <w:spacing w:after="120"/>
        <w:rPr>
          <w:rFonts w:hint="eastAsia"/>
          <w:rPrChange w:id="1141" w:author="Administrator" w:date="2026-04-30T13:59:00Z">
            <w:rPr>
              <w:rFonts w:asciiTheme="minorEastAsia" w:hAnsiTheme="minorEastAsia" w:hint="eastAsia"/>
            </w:rPr>
          </w:rPrChange>
        </w:rPr>
        <w:pPrChange w:id="1142" w:author="Administrator" w:date="2026-04-30T13:59:00Z">
          <w:pPr>
            <w:adjustRightInd w:val="0"/>
            <w:snapToGrid w:val="0"/>
            <w:ind w:firstLine="480"/>
            <w:jc w:val="center"/>
          </w:pPr>
        </w:pPrChange>
      </w:pPr>
      <w:r w:rsidRPr="00427A71">
        <w:rPr>
          <w:rFonts w:hint="eastAsia"/>
          <w:rPrChange w:id="1143" w:author="Administrator" w:date="2026-04-30T13:59:00Z">
            <w:rPr>
              <w:rFonts w:asciiTheme="minorEastAsia" w:hAnsiTheme="minorEastAsia" w:hint="eastAsia"/>
              <w:szCs w:val="21"/>
            </w:rPr>
          </w:rPrChange>
        </w:rPr>
        <w:t>图</w:t>
      </w:r>
      <w:r w:rsidRPr="00427A71">
        <w:rPr>
          <w:rFonts w:hint="eastAsia"/>
          <w:rPrChange w:id="1144" w:author="Administrator" w:date="2026-04-30T13:59:00Z">
            <w:rPr>
              <w:rFonts w:asciiTheme="minorEastAsia" w:hAnsiTheme="minorEastAsia" w:hint="eastAsia"/>
              <w:szCs w:val="21"/>
            </w:rPr>
          </w:rPrChange>
        </w:rPr>
        <w:t xml:space="preserve"> 5-2 </w:t>
      </w:r>
      <w:r w:rsidRPr="00427A71">
        <w:rPr>
          <w:rFonts w:hint="eastAsia"/>
          <w:rPrChange w:id="1145" w:author="Administrator" w:date="2026-04-30T13:59:00Z">
            <w:rPr>
              <w:rFonts w:asciiTheme="minorEastAsia" w:hAnsiTheme="minorEastAsia" w:hint="eastAsia"/>
              <w:szCs w:val="21"/>
            </w:rPr>
          </w:rPrChange>
        </w:rPr>
        <w:t>特征提取降级处理流程图</w:t>
      </w:r>
    </w:p>
    <w:p w14:paraId="2F20F1C1"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该图展现了系统在特征提取模块实现的“双轨制”容错设计。其核心创新点在于引入了基于</w:t>
      </w:r>
      <w:r w:rsidRPr="00DC5FAB">
        <w:rPr>
          <w:rFonts w:asciiTheme="minorEastAsia" w:hAnsiTheme="minorEastAsia" w:hint="eastAsia"/>
        </w:rPr>
        <w:t xml:space="preserve"> ASCII </w:t>
      </w:r>
      <w:r w:rsidRPr="00DC5FAB">
        <w:rPr>
          <w:rFonts w:asciiTheme="minorEastAsia" w:hAnsiTheme="minorEastAsia" w:hint="eastAsia"/>
        </w:rPr>
        <w:t>分布映射的降级方案。当本地</w:t>
      </w:r>
      <w:r w:rsidRPr="00DC5FAB">
        <w:rPr>
          <w:rFonts w:asciiTheme="minorEastAsia" w:hAnsiTheme="minorEastAsia" w:hint="eastAsia"/>
        </w:rPr>
        <w:t xml:space="preserve"> GPU </w:t>
      </w:r>
      <w:r w:rsidRPr="00DC5FAB">
        <w:rPr>
          <w:rFonts w:asciiTheme="minorEastAsia" w:hAnsiTheme="minorEastAsia" w:hint="eastAsia"/>
        </w:rPr>
        <w:t>环境发生显存溢出或模型实例响应异常时，系统能够通过异常捕获机制将控制权快速移交至低功耗的哈希映射模块，从而保障了文档处理流水线在极端工况下的业务连续性。</w:t>
      </w:r>
    </w:p>
    <w:p w14:paraId="1DE7561A" w14:textId="77777777" w:rsidR="00536B9D" w:rsidRPr="00536B9D" w:rsidRDefault="00427A71">
      <w:pPr>
        <w:pStyle w:val="21"/>
        <w:rPr>
          <w:rFonts w:hint="eastAsia"/>
          <w:rPrChange w:id="1146" w:author="Administrator" w:date="2026-04-30T13:36:00Z">
            <w:rPr>
              <w:rFonts w:ascii="黑体" w:eastAsia="黑体" w:hAnsi="黑体" w:hint="eastAsia"/>
              <w:sz w:val="28"/>
            </w:rPr>
          </w:rPrChange>
        </w:rPr>
        <w:pPrChange w:id="1147" w:author="Administrator" w:date="2026-04-30T13:36:00Z">
          <w:pPr>
            <w:pStyle w:val="b63ee27f-4cf3-414c-9275-d88e3f90795e"/>
            <w:spacing w:line="360" w:lineRule="auto"/>
          </w:pPr>
        </w:pPrChange>
      </w:pPr>
      <w:bookmarkStart w:id="1148" w:name="_Toc228451498"/>
      <w:r w:rsidRPr="00427A71">
        <w:rPr>
          <w:rFonts w:hint="eastAsia"/>
          <w:rPrChange w:id="1149" w:author="Administrator" w:date="2026-04-30T13:36:00Z">
            <w:rPr>
              <w:rFonts w:ascii="黑体" w:hAnsi="黑体" w:hint="eastAsia"/>
              <w:b w:val="0"/>
              <w:szCs w:val="21"/>
            </w:rPr>
          </w:rPrChange>
        </w:rPr>
        <w:t xml:space="preserve">5.3 </w:t>
      </w:r>
      <w:r w:rsidRPr="00427A71">
        <w:rPr>
          <w:rFonts w:hint="eastAsia"/>
          <w:rPrChange w:id="1150" w:author="Administrator" w:date="2026-04-30T13:36:00Z">
            <w:rPr>
              <w:rFonts w:ascii="黑体" w:hAnsi="黑体" w:hint="eastAsia"/>
              <w:b w:val="0"/>
              <w:szCs w:val="21"/>
            </w:rPr>
          </w:rPrChange>
        </w:rPr>
        <w:t>双路混合检索与内存级索引优化</w:t>
      </w:r>
      <w:bookmarkEnd w:id="1148"/>
    </w:p>
    <w:p w14:paraId="4EDEE6E1"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检索模块的实现核心在于如何将存储在磁盘上的静态数据转化为内存中的动态算力，并通过多维算法修正单一检索的召回偏差。</w:t>
      </w:r>
    </w:p>
    <w:p w14:paraId="584C31DC" w14:textId="77777777" w:rsidR="00BD1B67" w:rsidRPr="00E30EF7" w:rsidRDefault="00427A71">
      <w:pPr>
        <w:adjustRightInd w:val="0"/>
        <w:snapToGrid w:val="0"/>
        <w:ind w:firstLine="480"/>
        <w:rPr>
          <w:rFonts w:hint="eastAsia"/>
          <w:rPrChange w:id="1151" w:author="Administrator" w:date="2026-04-30T13:48:00Z">
            <w:rPr>
              <w:rFonts w:asciiTheme="minorEastAsia" w:hAnsiTheme="minorEastAsia" w:hint="eastAsia"/>
            </w:rPr>
          </w:rPrChange>
        </w:rPr>
        <w:pPrChange w:id="1152" w:author="Administrator" w:date="2026-04-30T14:22:00Z">
          <w:pPr>
            <w:adjustRightInd w:val="0"/>
            <w:snapToGrid w:val="0"/>
            <w:ind w:firstLine="420"/>
          </w:pPr>
        </w:pPrChange>
      </w:pPr>
      <w:r w:rsidRPr="00427A71">
        <w:rPr>
          <w:rFonts w:hint="eastAsia"/>
          <w:rPrChange w:id="1153"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54" w:author="Administrator" w:date="2026-04-30T13:48:00Z">
            <w:rPr>
              <w:rFonts w:asciiTheme="minorEastAsia" w:eastAsia="微软雅黑" w:hAnsiTheme="minorEastAsia" w:hint="eastAsia"/>
              <w:b/>
              <w:color w:val="000000"/>
              <w:sz w:val="21"/>
              <w:szCs w:val="21"/>
            </w:rPr>
          </w:rPrChange>
        </w:rPr>
        <w:t>1</w:t>
      </w:r>
      <w:r w:rsidRPr="00427A71">
        <w:rPr>
          <w:rFonts w:hint="eastAsia"/>
          <w:rPrChange w:id="1155"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56" w:author="Administrator" w:date="2026-04-30T13:48:00Z">
            <w:rPr>
              <w:rFonts w:asciiTheme="minorEastAsia" w:eastAsia="微软雅黑" w:hAnsiTheme="minorEastAsia" w:hint="eastAsia"/>
              <w:b/>
              <w:color w:val="000000"/>
              <w:sz w:val="21"/>
              <w:szCs w:val="21"/>
            </w:rPr>
          </w:rPrChange>
        </w:rPr>
        <w:t xml:space="preserve">FAISS </w:t>
      </w:r>
      <w:r w:rsidRPr="00427A71">
        <w:rPr>
          <w:rFonts w:hint="eastAsia"/>
          <w:rPrChange w:id="1157" w:author="Administrator" w:date="2026-04-30T13:48:00Z">
            <w:rPr>
              <w:rFonts w:asciiTheme="minorEastAsia" w:eastAsia="微软雅黑" w:hAnsiTheme="minorEastAsia" w:hint="eastAsia"/>
              <w:b/>
              <w:color w:val="000000"/>
              <w:sz w:val="21"/>
              <w:szCs w:val="21"/>
            </w:rPr>
          </w:rPrChange>
        </w:rPr>
        <w:t>内存索引的动态构建</w:t>
      </w:r>
    </w:p>
    <w:p w14:paraId="7E21A2E1"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lastRenderedPageBreak/>
        <w:t>在系统启动或知识库更新时，检索引擎会自动触发“冷热数据迁移”。系统从关系型数据库的</w:t>
      </w:r>
      <w:r w:rsidRPr="00DC5FAB">
        <w:rPr>
          <w:rFonts w:asciiTheme="minorEastAsia" w:hAnsiTheme="minorEastAsia" w:hint="eastAsia"/>
        </w:rPr>
        <w:t xml:space="preserve"> JSON </w:t>
      </w:r>
      <w:r w:rsidRPr="00DC5FAB">
        <w:rPr>
          <w:rFonts w:asciiTheme="minorEastAsia" w:hAnsiTheme="minorEastAsia" w:hint="eastAsia"/>
        </w:rPr>
        <w:t>字段中批量提取向量数组，并利用</w:t>
      </w:r>
      <w:r w:rsidRPr="00DC5FAB">
        <w:rPr>
          <w:rFonts w:asciiTheme="minorEastAsia" w:hAnsiTheme="minorEastAsia" w:hint="eastAsia"/>
        </w:rPr>
        <w:t xml:space="preserve"> FAISS </w:t>
      </w:r>
      <w:r w:rsidRPr="00DC5FAB">
        <w:rPr>
          <w:rFonts w:asciiTheme="minorEastAsia" w:hAnsiTheme="minorEastAsia" w:hint="eastAsia"/>
        </w:rPr>
        <w:t>库在内存中初始化一个基于内积（</w:t>
      </w:r>
      <w:r w:rsidRPr="00DC5FAB">
        <w:rPr>
          <w:rFonts w:asciiTheme="minorEastAsia" w:hAnsiTheme="minorEastAsia" w:hint="eastAsia"/>
        </w:rPr>
        <w:t>Inner Product</w:t>
      </w:r>
      <w:r w:rsidRPr="00DC5FAB">
        <w:rPr>
          <w:rFonts w:asciiTheme="minorEastAsia" w:hAnsiTheme="minorEastAsia" w:hint="eastAsia"/>
        </w:rPr>
        <w:t>）的平坦索引。这种实现方式规避了传统数据库繁琐的磁盘</w:t>
      </w:r>
      <w:r w:rsidRPr="00DC5FAB">
        <w:rPr>
          <w:rFonts w:asciiTheme="minorEastAsia" w:hAnsiTheme="minorEastAsia" w:hint="eastAsia"/>
        </w:rPr>
        <w:t xml:space="preserve"> I/O</w:t>
      </w:r>
      <w:r w:rsidRPr="00DC5FAB">
        <w:rPr>
          <w:rFonts w:asciiTheme="minorEastAsia" w:hAnsiTheme="minorEastAsia" w:hint="eastAsia"/>
        </w:rPr>
        <w:t>，将语义比对操作直接转化为</w:t>
      </w:r>
      <w:r w:rsidRPr="00DC5FAB">
        <w:rPr>
          <w:rFonts w:asciiTheme="minorEastAsia" w:hAnsiTheme="minorEastAsia" w:hint="eastAsia"/>
        </w:rPr>
        <w:t xml:space="preserve"> CPU </w:t>
      </w:r>
      <w:r w:rsidRPr="00DC5FAB">
        <w:rPr>
          <w:rFonts w:asciiTheme="minorEastAsia" w:hAnsiTheme="minorEastAsia" w:hint="eastAsia"/>
        </w:rPr>
        <w:t>的寄存器级矩阵运算。</w:t>
      </w:r>
    </w:p>
    <w:p w14:paraId="6B728965" w14:textId="77777777" w:rsidR="00BD1B67" w:rsidRPr="00E30EF7" w:rsidRDefault="00427A71">
      <w:pPr>
        <w:adjustRightInd w:val="0"/>
        <w:snapToGrid w:val="0"/>
        <w:ind w:firstLine="480"/>
        <w:rPr>
          <w:rFonts w:hint="eastAsia"/>
          <w:rPrChange w:id="1158" w:author="Administrator" w:date="2026-04-30T13:48:00Z">
            <w:rPr>
              <w:rFonts w:asciiTheme="minorEastAsia" w:hAnsiTheme="minorEastAsia" w:hint="eastAsia"/>
            </w:rPr>
          </w:rPrChange>
        </w:rPr>
        <w:pPrChange w:id="1159" w:author="Administrator" w:date="2026-04-30T14:22:00Z">
          <w:pPr>
            <w:adjustRightInd w:val="0"/>
            <w:snapToGrid w:val="0"/>
            <w:ind w:firstLine="420"/>
          </w:pPr>
        </w:pPrChange>
      </w:pPr>
      <w:r w:rsidRPr="00427A71">
        <w:rPr>
          <w:rFonts w:hint="eastAsia"/>
          <w:rPrChange w:id="1160"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61" w:author="Administrator" w:date="2026-04-30T13:48:00Z">
            <w:rPr>
              <w:rFonts w:asciiTheme="minorEastAsia" w:eastAsia="微软雅黑" w:hAnsiTheme="minorEastAsia" w:hint="eastAsia"/>
              <w:b/>
              <w:color w:val="000000"/>
              <w:sz w:val="21"/>
              <w:szCs w:val="21"/>
            </w:rPr>
          </w:rPrChange>
        </w:rPr>
        <w:t>2</w:t>
      </w:r>
      <w:r w:rsidRPr="00427A71">
        <w:rPr>
          <w:rFonts w:hint="eastAsia"/>
          <w:rPrChange w:id="1162" w:author="Administrator" w:date="2026-04-30T13:48:00Z">
            <w:rPr>
              <w:rFonts w:asciiTheme="minorEastAsia" w:eastAsia="微软雅黑" w:hAnsiTheme="minorEastAsia" w:hint="eastAsia"/>
              <w:b/>
              <w:color w:val="000000"/>
              <w:sz w:val="21"/>
              <w:szCs w:val="21"/>
            </w:rPr>
          </w:rPrChange>
        </w:rPr>
        <w:t>）得分归一化与加权融合实现</w:t>
      </w:r>
    </w:p>
    <w:p w14:paraId="240DEB0B"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为了实现</w:t>
      </w:r>
      <w:r w:rsidRPr="00DC5FAB">
        <w:rPr>
          <w:rFonts w:asciiTheme="minorEastAsia" w:hAnsiTheme="minorEastAsia" w:hint="eastAsia"/>
        </w:rPr>
        <w:t xml:space="preserve"> 0.95 </w:t>
      </w:r>
      <w:r w:rsidRPr="00DC5FAB">
        <w:rPr>
          <w:rFonts w:asciiTheme="minorEastAsia" w:hAnsiTheme="minorEastAsia" w:hint="eastAsia"/>
        </w:rPr>
        <w:t>向量权重与</w:t>
      </w:r>
      <w:r w:rsidRPr="00DC5FAB">
        <w:rPr>
          <w:rFonts w:asciiTheme="minorEastAsia" w:hAnsiTheme="minorEastAsia" w:hint="eastAsia"/>
        </w:rPr>
        <w:t xml:space="preserve"> 0.05 </w:t>
      </w:r>
      <w:r w:rsidRPr="00DC5FAB">
        <w:rPr>
          <w:rFonts w:asciiTheme="minorEastAsia" w:hAnsiTheme="minorEastAsia" w:hint="eastAsia"/>
        </w:rPr>
        <w:t>词法权重的科学配比，系统在实现层引入了</w:t>
      </w:r>
      <w:r w:rsidRPr="00DC5FAB">
        <w:rPr>
          <w:rFonts w:asciiTheme="minorEastAsia" w:hAnsiTheme="minorEastAsia" w:hint="eastAsia"/>
        </w:rPr>
        <w:t xml:space="preserve"> Min-Max </w:t>
      </w:r>
      <w:r w:rsidRPr="00DC5FAB">
        <w:rPr>
          <w:rFonts w:asciiTheme="minorEastAsia" w:hAnsiTheme="minorEastAsia" w:hint="eastAsia"/>
        </w:rPr>
        <w:t>归一化处理。由于</w:t>
      </w:r>
      <w:r w:rsidRPr="00DC5FAB">
        <w:rPr>
          <w:rFonts w:asciiTheme="minorEastAsia" w:hAnsiTheme="minorEastAsia" w:hint="eastAsia"/>
        </w:rPr>
        <w:t xml:space="preserve"> BM25 </w:t>
      </w:r>
      <w:r w:rsidRPr="00DC5FAB">
        <w:rPr>
          <w:rFonts w:asciiTheme="minorEastAsia" w:hAnsiTheme="minorEastAsia" w:hint="eastAsia"/>
        </w:rPr>
        <w:t>的得分上限往往不固定，系统在计算时会动态统计当前候选池中的最大得分，并将其映射至</w:t>
      </w:r>
      <w:r w:rsidRPr="00DC5FAB">
        <w:rPr>
          <w:rFonts w:asciiTheme="minorEastAsia" w:hAnsiTheme="minorEastAsia" w:hint="eastAsia"/>
        </w:rPr>
        <w:t xml:space="preserve"> [0, 1] </w:t>
      </w:r>
      <w:r w:rsidRPr="00DC5FAB">
        <w:rPr>
          <w:rFonts w:asciiTheme="minorEastAsia" w:hAnsiTheme="minorEastAsia" w:hint="eastAsia"/>
        </w:rPr>
        <w:t>区间。随后，算法将归一化后的向量相似度与词法得分进行乘积累加，从而实现对专有名词（如：</w:t>
      </w:r>
      <w:r w:rsidR="00427A71" w:rsidRPr="00427A71">
        <w:rPr>
          <w:rFonts w:hint="eastAsia"/>
          <w:rPrChange w:id="1163" w:author="Administrator" w:date="2026-04-30T14:06:00Z">
            <w:rPr>
              <w:rFonts w:asciiTheme="minorEastAsia" w:eastAsia="微软雅黑" w:hAnsiTheme="minorEastAsia" w:hint="eastAsia"/>
              <w:b/>
              <w:color w:val="000000"/>
              <w:sz w:val="21"/>
              <w:szCs w:val="21"/>
            </w:rPr>
          </w:rPrChange>
        </w:rPr>
        <w:t>KTR-101</w:t>
      </w:r>
      <w:r w:rsidRPr="00DC5FAB">
        <w:rPr>
          <w:rFonts w:asciiTheme="minorEastAsia" w:hAnsiTheme="minorEastAsia" w:hint="eastAsia"/>
        </w:rPr>
        <w:t>）的精准校准。</w:t>
      </w:r>
    </w:p>
    <w:p w14:paraId="44FEC882" w14:textId="77777777" w:rsidR="00BD1B67" w:rsidRPr="00E30EF7" w:rsidRDefault="00427A71">
      <w:pPr>
        <w:adjustRightInd w:val="0"/>
        <w:snapToGrid w:val="0"/>
        <w:ind w:firstLine="480"/>
        <w:rPr>
          <w:rFonts w:hint="eastAsia"/>
          <w:rPrChange w:id="1164" w:author="Administrator" w:date="2026-04-30T13:48:00Z">
            <w:rPr>
              <w:rFonts w:asciiTheme="minorEastAsia" w:hAnsiTheme="minorEastAsia" w:hint="eastAsia"/>
            </w:rPr>
          </w:rPrChange>
        </w:rPr>
        <w:pPrChange w:id="1165" w:author="Administrator" w:date="2026-04-30T14:22:00Z">
          <w:pPr>
            <w:adjustRightInd w:val="0"/>
            <w:snapToGrid w:val="0"/>
            <w:ind w:firstLine="420"/>
          </w:pPr>
        </w:pPrChange>
      </w:pPr>
      <w:r w:rsidRPr="00427A71">
        <w:rPr>
          <w:rFonts w:hint="eastAsia"/>
          <w:rPrChange w:id="1166"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67" w:author="Administrator" w:date="2026-04-30T13:48:00Z">
            <w:rPr>
              <w:rFonts w:asciiTheme="minorEastAsia" w:eastAsia="微软雅黑" w:hAnsiTheme="minorEastAsia" w:hint="eastAsia"/>
              <w:b/>
              <w:color w:val="000000"/>
              <w:sz w:val="21"/>
              <w:szCs w:val="21"/>
            </w:rPr>
          </w:rPrChange>
        </w:rPr>
        <w:t>3</w:t>
      </w:r>
      <w:r w:rsidRPr="00427A71">
        <w:rPr>
          <w:rFonts w:hint="eastAsia"/>
          <w:rPrChange w:id="1168" w:author="Administrator" w:date="2026-04-30T13:48:00Z">
            <w:rPr>
              <w:rFonts w:asciiTheme="minorEastAsia" w:eastAsia="微软雅黑" w:hAnsiTheme="minorEastAsia" w:hint="eastAsia"/>
              <w:b/>
              <w:color w:val="000000"/>
              <w:sz w:val="21"/>
              <w:szCs w:val="21"/>
            </w:rPr>
          </w:rPrChange>
        </w:rPr>
        <w:t>）相似度阈值的“一票否决制”</w:t>
      </w:r>
    </w:p>
    <w:p w14:paraId="7D5EEFF3"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在融合得分产出后，系统在代码执行流中显式植入了一个布尔判定。通过对计算结果进行</w:t>
      </w:r>
      <w:r w:rsidRPr="00DC5FAB">
        <w:rPr>
          <w:rFonts w:asciiTheme="minorEastAsia" w:hAnsiTheme="minorEastAsia" w:hint="eastAsia"/>
        </w:rPr>
        <w:t xml:space="preserve"> 0.45 </w:t>
      </w:r>
      <w:r w:rsidRPr="00DC5FAB">
        <w:rPr>
          <w:rFonts w:asciiTheme="minorEastAsia" w:hAnsiTheme="minorEastAsia" w:hint="eastAsia"/>
        </w:rPr>
        <w:t>的硬阈值比对，若结果不达标，则直接截断后续的</w:t>
      </w:r>
      <w:r w:rsidRPr="00DC5FAB">
        <w:rPr>
          <w:rFonts w:asciiTheme="minorEastAsia" w:hAnsiTheme="minorEastAsia" w:hint="eastAsia"/>
        </w:rPr>
        <w:t xml:space="preserve"> </w:t>
      </w:r>
      <w:r w:rsidR="00427A71" w:rsidRPr="00427A71">
        <w:rPr>
          <w:rFonts w:hint="eastAsia"/>
          <w:rPrChange w:id="1169" w:author="Administrator" w:date="2026-04-30T14:06:00Z">
            <w:rPr>
              <w:rFonts w:asciiTheme="minorEastAsia" w:eastAsia="微软雅黑" w:hAnsiTheme="minorEastAsia" w:hint="eastAsia"/>
              <w:b/>
              <w:color w:val="000000"/>
              <w:sz w:val="21"/>
              <w:szCs w:val="21"/>
            </w:rPr>
          </w:rPrChange>
        </w:rPr>
        <w:t>RAG</w:t>
      </w:r>
      <w:r w:rsidRPr="00DC5FAB">
        <w:rPr>
          <w:rFonts w:asciiTheme="minorEastAsia" w:hAnsiTheme="minorEastAsia" w:hint="eastAsia"/>
        </w:rPr>
        <w:t xml:space="preserve"> </w:t>
      </w:r>
      <w:r w:rsidRPr="00DC5FAB">
        <w:rPr>
          <w:rFonts w:asciiTheme="minorEastAsia" w:hAnsiTheme="minorEastAsia" w:hint="eastAsia"/>
        </w:rPr>
        <w:t>编排逻辑，并强制抛出一个拒答信号。这一实现逻辑在工程上极大地过滤了低置信度的噪音数据。</w:t>
      </w:r>
    </w:p>
    <w:p w14:paraId="3E283D7B" w14:textId="77777777" w:rsidR="00BD1B67" w:rsidRPr="00DC5FAB" w:rsidRDefault="00745736" w:rsidP="00BD1B67">
      <w:pPr>
        <w:adjustRightInd w:val="0"/>
        <w:snapToGrid w:val="0"/>
        <w:ind w:firstLine="480"/>
        <w:jc w:val="center"/>
        <w:rPr>
          <w:rFonts w:asciiTheme="minorEastAsia" w:hAnsiTheme="minorEastAsia" w:hint="eastAsia"/>
        </w:rPr>
      </w:pPr>
      <w:r>
        <w:rPr>
          <w:noProof/>
        </w:rPr>
        <w:lastRenderedPageBreak/>
        <w:drawing>
          <wp:inline distT="0" distB="0" distL="0" distR="0" wp14:anchorId="1C63AB1B" wp14:editId="36A7DE83">
            <wp:extent cx="3600635" cy="5893103"/>
            <wp:effectExtent l="0" t="0" r="0" b="0"/>
            <wp:docPr id="1452198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98406" name=""/>
                    <pic:cNvPicPr/>
                  </pic:nvPicPr>
                  <pic:blipFill>
                    <a:blip r:embed="rId46"/>
                    <a:stretch>
                      <a:fillRect/>
                    </a:stretch>
                  </pic:blipFill>
                  <pic:spPr>
                    <a:xfrm>
                      <a:off x="0" y="0"/>
                      <a:ext cx="3600635" cy="5893103"/>
                    </a:xfrm>
                    <a:prstGeom prst="rect">
                      <a:avLst/>
                    </a:prstGeom>
                  </pic:spPr>
                </pic:pic>
              </a:graphicData>
            </a:graphic>
          </wp:inline>
        </w:drawing>
      </w:r>
    </w:p>
    <w:p w14:paraId="28CB696F" w14:textId="77777777" w:rsidR="00536B9D" w:rsidRPr="00536B9D" w:rsidRDefault="00427A71">
      <w:pPr>
        <w:pStyle w:val="51"/>
        <w:spacing w:after="120"/>
        <w:rPr>
          <w:rFonts w:hint="eastAsia"/>
          <w:rPrChange w:id="1170" w:author="Administrator" w:date="2026-04-30T13:59:00Z">
            <w:rPr>
              <w:rFonts w:asciiTheme="minorEastAsia" w:hAnsiTheme="minorEastAsia" w:hint="eastAsia"/>
            </w:rPr>
          </w:rPrChange>
        </w:rPr>
        <w:pPrChange w:id="1171" w:author="Administrator" w:date="2026-04-30T13:59:00Z">
          <w:pPr>
            <w:adjustRightInd w:val="0"/>
            <w:snapToGrid w:val="0"/>
            <w:ind w:firstLine="480"/>
            <w:jc w:val="center"/>
          </w:pPr>
        </w:pPrChange>
      </w:pPr>
      <w:r w:rsidRPr="00427A71">
        <w:rPr>
          <w:rFonts w:hint="eastAsia"/>
          <w:rPrChange w:id="1172" w:author="Administrator" w:date="2026-04-30T13:59:00Z">
            <w:rPr>
              <w:rFonts w:asciiTheme="minorEastAsia" w:hAnsiTheme="minorEastAsia" w:hint="eastAsia"/>
              <w:szCs w:val="21"/>
            </w:rPr>
          </w:rPrChange>
        </w:rPr>
        <w:t>图</w:t>
      </w:r>
      <w:r w:rsidRPr="00427A71">
        <w:rPr>
          <w:rFonts w:hint="eastAsia"/>
          <w:rPrChange w:id="1173" w:author="Administrator" w:date="2026-04-30T13:59:00Z">
            <w:rPr>
              <w:rFonts w:asciiTheme="minorEastAsia" w:hAnsiTheme="minorEastAsia" w:hint="eastAsia"/>
              <w:szCs w:val="21"/>
            </w:rPr>
          </w:rPrChange>
        </w:rPr>
        <w:t xml:space="preserve"> 5-3 </w:t>
      </w:r>
      <w:r w:rsidRPr="00427A71">
        <w:rPr>
          <w:rFonts w:hint="eastAsia"/>
          <w:rPrChange w:id="1174" w:author="Administrator" w:date="2026-04-30T13:59:00Z">
            <w:rPr>
              <w:rFonts w:asciiTheme="minorEastAsia" w:hAnsiTheme="minorEastAsia" w:hint="eastAsia"/>
              <w:szCs w:val="21"/>
            </w:rPr>
          </w:rPrChange>
        </w:rPr>
        <w:t>混合检索与阈值拦截逻辑图</w:t>
      </w:r>
    </w:p>
    <w:p w14:paraId="1E988152"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该图详细还原了检索中枢在实现层如何执行混合检索的权值融合与安全过滤。图中展示了系统通过归一化处理消除了向量相似度与词法得分之间的量纲差异。特别强调了步骤</w:t>
      </w:r>
      <w:r w:rsidRPr="00DC5FAB">
        <w:rPr>
          <w:rFonts w:asciiTheme="minorEastAsia" w:hAnsiTheme="minorEastAsia" w:hint="eastAsia"/>
        </w:rPr>
        <w:t xml:space="preserve"> </w:t>
      </w:r>
      <w:r w:rsidR="00427A71" w:rsidRPr="00427A71">
        <w:rPr>
          <w:rFonts w:hint="eastAsia"/>
          <w:rPrChange w:id="1175" w:author="Administrator" w:date="2026-04-30T14:07:00Z">
            <w:rPr>
              <w:rFonts w:asciiTheme="minorEastAsia" w:hAnsiTheme="minorEastAsia" w:hint="eastAsia"/>
              <w:sz w:val="21"/>
              <w:szCs w:val="21"/>
            </w:rPr>
          </w:rPrChange>
        </w:rPr>
        <w:t xml:space="preserve">5 </w:t>
      </w:r>
      <w:r w:rsidRPr="00DC5FAB">
        <w:rPr>
          <w:rFonts w:asciiTheme="minorEastAsia" w:hAnsiTheme="minorEastAsia" w:hint="eastAsia"/>
        </w:rPr>
        <w:t>中的“一票否决制”判定节点，即系统如何利用代码层面的逻辑判定，将低于</w:t>
      </w:r>
      <w:r w:rsidRPr="00DC5FAB">
        <w:rPr>
          <w:rFonts w:asciiTheme="minorEastAsia" w:hAnsiTheme="minorEastAsia" w:hint="eastAsia"/>
        </w:rPr>
        <w:t xml:space="preserve"> </w:t>
      </w:r>
      <w:r w:rsidR="00427A71" w:rsidRPr="00427A71">
        <w:rPr>
          <w:rFonts w:hint="eastAsia"/>
          <w:rPrChange w:id="1176" w:author="Administrator" w:date="2026-04-30T14:07:00Z">
            <w:rPr>
              <w:rFonts w:asciiTheme="minorEastAsia" w:hAnsiTheme="minorEastAsia" w:hint="eastAsia"/>
              <w:sz w:val="21"/>
              <w:szCs w:val="21"/>
            </w:rPr>
          </w:rPrChange>
        </w:rPr>
        <w:t>0.45</w:t>
      </w:r>
      <w:r w:rsidRPr="00DC5FAB">
        <w:rPr>
          <w:rFonts w:asciiTheme="minorEastAsia" w:hAnsiTheme="minorEastAsia" w:hint="eastAsia"/>
        </w:rPr>
        <w:t xml:space="preserve"> </w:t>
      </w:r>
      <w:r w:rsidRPr="00DC5FAB">
        <w:rPr>
          <w:rFonts w:asciiTheme="minorEastAsia" w:hAnsiTheme="minorEastAsia" w:hint="eastAsia"/>
        </w:rPr>
        <w:t>阈值的低置信度结果予以物理切断，从算法底层实现了对生成幻觉的强制阻断。</w:t>
      </w:r>
    </w:p>
    <w:p w14:paraId="5BA5F0E4" w14:textId="77777777" w:rsidR="00536B9D" w:rsidRPr="00536B9D" w:rsidRDefault="00427A71">
      <w:pPr>
        <w:pStyle w:val="21"/>
        <w:rPr>
          <w:rFonts w:hint="eastAsia"/>
          <w:rPrChange w:id="1177" w:author="Administrator" w:date="2026-04-30T13:36:00Z">
            <w:rPr>
              <w:rFonts w:ascii="黑体" w:eastAsia="黑体" w:hAnsi="黑体" w:hint="eastAsia"/>
              <w:sz w:val="28"/>
            </w:rPr>
          </w:rPrChange>
        </w:rPr>
        <w:pPrChange w:id="1178" w:author="Administrator" w:date="2026-04-30T13:36:00Z">
          <w:pPr>
            <w:pStyle w:val="b63ee27f-4cf3-414c-9275-d88e3f90795e"/>
            <w:spacing w:line="360" w:lineRule="auto"/>
          </w:pPr>
        </w:pPrChange>
      </w:pPr>
      <w:bookmarkStart w:id="1179" w:name="_Toc228451499"/>
      <w:r w:rsidRPr="00427A71">
        <w:rPr>
          <w:rFonts w:hint="eastAsia"/>
          <w:rPrChange w:id="1180" w:author="Administrator" w:date="2026-04-30T13:36:00Z">
            <w:rPr>
              <w:rFonts w:ascii="黑体" w:hAnsi="黑体" w:hint="eastAsia"/>
              <w:b w:val="0"/>
              <w:szCs w:val="21"/>
            </w:rPr>
          </w:rPrChange>
        </w:rPr>
        <w:t xml:space="preserve">5.4 LLM </w:t>
      </w:r>
      <w:r w:rsidRPr="00427A71">
        <w:rPr>
          <w:rFonts w:hint="eastAsia"/>
          <w:rPrChange w:id="1181" w:author="Administrator" w:date="2026-04-30T13:36:00Z">
            <w:rPr>
              <w:rFonts w:ascii="黑体" w:hAnsi="黑体" w:hint="eastAsia"/>
              <w:b w:val="0"/>
              <w:szCs w:val="21"/>
            </w:rPr>
          </w:rPrChange>
        </w:rPr>
        <w:t>调度与</w:t>
      </w:r>
      <w:r w:rsidRPr="00427A71">
        <w:rPr>
          <w:rFonts w:hint="eastAsia"/>
          <w:rPrChange w:id="1182" w:author="Administrator" w:date="2026-04-30T13:36:00Z">
            <w:rPr>
              <w:rFonts w:ascii="黑体" w:hAnsi="黑体" w:hint="eastAsia"/>
              <w:b w:val="0"/>
              <w:szCs w:val="21"/>
            </w:rPr>
          </w:rPrChange>
        </w:rPr>
        <w:t xml:space="preserve"> SSE </w:t>
      </w:r>
      <w:r w:rsidRPr="00427A71">
        <w:rPr>
          <w:rFonts w:hint="eastAsia"/>
          <w:rPrChange w:id="1183" w:author="Administrator" w:date="2026-04-30T13:36:00Z">
            <w:rPr>
              <w:rFonts w:ascii="黑体" w:hAnsi="黑体" w:hint="eastAsia"/>
              <w:b w:val="0"/>
              <w:szCs w:val="21"/>
            </w:rPr>
          </w:rPrChange>
        </w:rPr>
        <w:t>流式生成实现</w:t>
      </w:r>
      <w:bookmarkEnd w:id="1179"/>
    </w:p>
    <w:p w14:paraId="08174D53"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生成模块的工程难点在于如何通过异步协议解决长链路请求下的响应延迟问题，并维持对话的合规性。</w:t>
      </w:r>
    </w:p>
    <w:p w14:paraId="00FE0B40" w14:textId="77777777" w:rsidR="00BD1B67" w:rsidRPr="00E30EF7" w:rsidRDefault="00427A71">
      <w:pPr>
        <w:adjustRightInd w:val="0"/>
        <w:snapToGrid w:val="0"/>
        <w:ind w:firstLine="480"/>
        <w:rPr>
          <w:rFonts w:hint="eastAsia"/>
          <w:rPrChange w:id="1184" w:author="Administrator" w:date="2026-04-30T13:48:00Z">
            <w:rPr>
              <w:rFonts w:asciiTheme="minorEastAsia" w:hAnsiTheme="minorEastAsia" w:hint="eastAsia"/>
            </w:rPr>
          </w:rPrChange>
        </w:rPr>
        <w:pPrChange w:id="1185" w:author="Administrator" w:date="2026-04-30T14:22:00Z">
          <w:pPr>
            <w:adjustRightInd w:val="0"/>
            <w:snapToGrid w:val="0"/>
            <w:ind w:firstLine="420"/>
          </w:pPr>
        </w:pPrChange>
      </w:pPr>
      <w:r w:rsidRPr="00427A71">
        <w:rPr>
          <w:rFonts w:hint="eastAsia"/>
          <w:rPrChange w:id="1186" w:author="Administrator" w:date="2026-04-30T13:48:00Z">
            <w:rPr>
              <w:rFonts w:asciiTheme="minorEastAsia" w:eastAsia="微软雅黑" w:hAnsiTheme="minorEastAsia" w:hint="eastAsia"/>
              <w:b/>
              <w:color w:val="000000"/>
              <w:sz w:val="21"/>
              <w:szCs w:val="21"/>
            </w:rPr>
          </w:rPrChange>
        </w:rPr>
        <w:lastRenderedPageBreak/>
        <w:t>（</w:t>
      </w:r>
      <w:r w:rsidRPr="00427A71">
        <w:rPr>
          <w:rFonts w:hint="eastAsia"/>
          <w:rPrChange w:id="1187" w:author="Administrator" w:date="2026-04-30T13:48:00Z">
            <w:rPr>
              <w:rFonts w:asciiTheme="minorEastAsia" w:eastAsia="微软雅黑" w:hAnsiTheme="minorEastAsia" w:hint="eastAsia"/>
              <w:b/>
              <w:color w:val="000000"/>
              <w:sz w:val="21"/>
              <w:szCs w:val="21"/>
            </w:rPr>
          </w:rPrChange>
        </w:rPr>
        <w:t>1</w:t>
      </w:r>
      <w:r w:rsidRPr="00427A71">
        <w:rPr>
          <w:rFonts w:hint="eastAsia"/>
          <w:rPrChange w:id="1188" w:author="Administrator" w:date="2026-04-30T13:48:00Z">
            <w:rPr>
              <w:rFonts w:asciiTheme="minorEastAsia" w:eastAsia="微软雅黑" w:hAnsiTheme="minorEastAsia" w:hint="eastAsia"/>
              <w:b/>
              <w:color w:val="000000"/>
              <w:sz w:val="21"/>
              <w:szCs w:val="21"/>
            </w:rPr>
          </w:rPrChange>
        </w:rPr>
        <w:t>）严谨性参数的硬约束配置</w:t>
      </w:r>
    </w:p>
    <w:p w14:paraId="2D023C2A"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系统在构建云端</w:t>
      </w:r>
      <w:r w:rsidRPr="00DC5FAB">
        <w:rPr>
          <w:rFonts w:asciiTheme="minorEastAsia" w:hAnsiTheme="minorEastAsia" w:hint="eastAsia"/>
        </w:rPr>
        <w:t xml:space="preserve"> </w:t>
      </w:r>
      <w:r w:rsidR="00427A71" w:rsidRPr="00427A71">
        <w:rPr>
          <w:rFonts w:hint="eastAsia"/>
          <w:rPrChange w:id="1189" w:author="Administrator" w:date="2026-04-30T14:07:00Z">
            <w:rPr>
              <w:rFonts w:asciiTheme="minorEastAsia" w:eastAsia="微软雅黑" w:hAnsiTheme="minorEastAsia" w:hint="eastAsia"/>
              <w:b/>
              <w:color w:val="000000"/>
              <w:sz w:val="21"/>
              <w:szCs w:val="21"/>
            </w:rPr>
          </w:rPrChange>
        </w:rPr>
        <w:t xml:space="preserve">API </w:t>
      </w:r>
      <w:r w:rsidRPr="00DC5FAB">
        <w:rPr>
          <w:rFonts w:asciiTheme="minorEastAsia" w:hAnsiTheme="minorEastAsia" w:hint="eastAsia"/>
        </w:rPr>
        <w:t>请求负载</w:t>
      </w:r>
      <w:r w:rsidR="00427A71" w:rsidRPr="00427A71">
        <w:rPr>
          <w:rFonts w:hint="eastAsia"/>
          <w:rPrChange w:id="1190" w:author="Administrator" w:date="2026-04-30T14:07:00Z">
            <w:rPr>
              <w:rFonts w:asciiTheme="minorEastAsia" w:eastAsia="微软雅黑" w:hAnsiTheme="minorEastAsia" w:hint="eastAsia"/>
              <w:b/>
              <w:color w:val="000000"/>
              <w:sz w:val="21"/>
              <w:szCs w:val="21"/>
            </w:rPr>
          </w:rPrChange>
        </w:rPr>
        <w:t>（</w:t>
      </w:r>
      <w:r w:rsidR="00427A71" w:rsidRPr="00427A71">
        <w:rPr>
          <w:rFonts w:hint="eastAsia"/>
          <w:rPrChange w:id="1191" w:author="Administrator" w:date="2026-04-30T14:07:00Z">
            <w:rPr>
              <w:rFonts w:asciiTheme="minorEastAsia" w:eastAsia="微软雅黑" w:hAnsiTheme="minorEastAsia" w:hint="eastAsia"/>
              <w:b/>
              <w:color w:val="000000"/>
              <w:sz w:val="21"/>
              <w:szCs w:val="21"/>
            </w:rPr>
          </w:rPrChange>
        </w:rPr>
        <w:t>Payload</w:t>
      </w:r>
      <w:r w:rsidR="00427A71" w:rsidRPr="00427A71">
        <w:rPr>
          <w:rFonts w:hint="eastAsia"/>
          <w:rPrChange w:id="1192" w:author="Administrator" w:date="2026-04-30T14:07:00Z">
            <w:rPr>
              <w:rFonts w:asciiTheme="minorEastAsia" w:eastAsia="微软雅黑" w:hAnsiTheme="minorEastAsia" w:hint="eastAsia"/>
              <w:b/>
              <w:color w:val="000000"/>
              <w:sz w:val="21"/>
              <w:szCs w:val="21"/>
            </w:rPr>
          </w:rPrChange>
        </w:rPr>
        <w:t>）</w:t>
      </w:r>
      <w:r w:rsidRPr="00DC5FAB">
        <w:rPr>
          <w:rFonts w:asciiTheme="minorEastAsia" w:hAnsiTheme="minorEastAsia" w:hint="eastAsia"/>
        </w:rPr>
        <w:t>时，不仅注入了经过</w:t>
      </w:r>
      <w:r w:rsidRPr="00DC5FAB">
        <w:rPr>
          <w:rFonts w:asciiTheme="minorEastAsia" w:hAnsiTheme="minorEastAsia" w:hint="eastAsia"/>
        </w:rPr>
        <w:t xml:space="preserve"> XML </w:t>
      </w:r>
      <w:r w:rsidRPr="00DC5FAB">
        <w:rPr>
          <w:rFonts w:asciiTheme="minorEastAsia" w:hAnsiTheme="minorEastAsia" w:hint="eastAsia"/>
        </w:rPr>
        <w:t>标签封装的知识片段，还显式设定了生成温度</w:t>
      </w:r>
      <w:r w:rsidR="00427A71" w:rsidRPr="00427A71">
        <w:rPr>
          <w:rFonts w:hint="eastAsia"/>
          <w:rPrChange w:id="1193" w:author="Administrator" w:date="2026-04-30T14:07:00Z">
            <w:rPr>
              <w:rFonts w:asciiTheme="minorEastAsia" w:eastAsia="微软雅黑" w:hAnsiTheme="minorEastAsia" w:hint="eastAsia"/>
              <w:b/>
              <w:color w:val="000000"/>
              <w:sz w:val="21"/>
              <w:szCs w:val="21"/>
            </w:rPr>
          </w:rPrChange>
        </w:rPr>
        <w:t>（</w:t>
      </w:r>
      <w:r w:rsidR="00427A71" w:rsidRPr="00427A71">
        <w:rPr>
          <w:rFonts w:hint="eastAsia"/>
          <w:rPrChange w:id="1194" w:author="Administrator" w:date="2026-04-30T14:07:00Z">
            <w:rPr>
              <w:rFonts w:asciiTheme="minorEastAsia" w:eastAsia="微软雅黑" w:hAnsiTheme="minorEastAsia" w:hint="eastAsia"/>
              <w:b/>
              <w:color w:val="000000"/>
              <w:sz w:val="21"/>
              <w:szCs w:val="21"/>
            </w:rPr>
          </w:rPrChange>
        </w:rPr>
        <w:t>Temperature</w:t>
      </w:r>
      <w:r w:rsidR="00427A71" w:rsidRPr="00427A71">
        <w:rPr>
          <w:rFonts w:hint="eastAsia"/>
          <w:rPrChange w:id="1195" w:author="Administrator" w:date="2026-04-30T14:07:00Z">
            <w:rPr>
              <w:rFonts w:asciiTheme="minorEastAsia" w:eastAsia="微软雅黑" w:hAnsiTheme="minorEastAsia" w:hint="eastAsia"/>
              <w:b/>
              <w:color w:val="000000"/>
              <w:sz w:val="21"/>
              <w:szCs w:val="21"/>
            </w:rPr>
          </w:rPrChange>
        </w:rPr>
        <w:t>）</w:t>
      </w:r>
      <w:r w:rsidRPr="00DC5FAB">
        <w:rPr>
          <w:rFonts w:asciiTheme="minorEastAsia" w:hAnsiTheme="minorEastAsia" w:hint="eastAsia"/>
        </w:rPr>
        <w:t>为</w:t>
      </w:r>
      <w:r w:rsidRPr="00DC5FAB">
        <w:rPr>
          <w:rFonts w:asciiTheme="minorEastAsia" w:hAnsiTheme="minorEastAsia" w:hint="eastAsia"/>
        </w:rPr>
        <w:t xml:space="preserve"> 0.1</w:t>
      </w:r>
      <w:r w:rsidRPr="00DC5FAB">
        <w:rPr>
          <w:rFonts w:asciiTheme="minorEastAsia" w:hAnsiTheme="minorEastAsia" w:hint="eastAsia"/>
        </w:rPr>
        <w:t>。这一实现细节在工程层面极大地约束了大模型的随机采样概率，使得输出结果能高度重复且稳定地锚定在给定的参考文档上，满足了企业级问答对准确性的极端追求。</w:t>
      </w:r>
    </w:p>
    <w:p w14:paraId="49CAEDA7" w14:textId="77777777" w:rsidR="00BD1B67" w:rsidRPr="00E30EF7" w:rsidRDefault="00427A71">
      <w:pPr>
        <w:adjustRightInd w:val="0"/>
        <w:snapToGrid w:val="0"/>
        <w:ind w:firstLine="480"/>
        <w:rPr>
          <w:rFonts w:hint="eastAsia"/>
          <w:rPrChange w:id="1196" w:author="Administrator" w:date="2026-04-30T13:48:00Z">
            <w:rPr>
              <w:rFonts w:asciiTheme="minorEastAsia" w:hAnsiTheme="minorEastAsia" w:hint="eastAsia"/>
            </w:rPr>
          </w:rPrChange>
        </w:rPr>
        <w:pPrChange w:id="1197" w:author="Administrator" w:date="2026-04-30T14:22:00Z">
          <w:pPr>
            <w:adjustRightInd w:val="0"/>
            <w:snapToGrid w:val="0"/>
            <w:ind w:firstLine="420"/>
          </w:pPr>
        </w:pPrChange>
      </w:pPr>
      <w:r w:rsidRPr="00427A71">
        <w:rPr>
          <w:rFonts w:hint="eastAsia"/>
          <w:rPrChange w:id="1198" w:author="Administrator" w:date="2026-04-30T13:48:00Z">
            <w:rPr>
              <w:rFonts w:asciiTheme="minorEastAsia" w:eastAsia="微软雅黑" w:hAnsiTheme="minorEastAsia" w:hint="eastAsia"/>
              <w:b/>
              <w:color w:val="000000"/>
              <w:sz w:val="21"/>
              <w:szCs w:val="21"/>
            </w:rPr>
          </w:rPrChange>
        </w:rPr>
        <w:t>（</w:t>
      </w:r>
      <w:r w:rsidRPr="00427A71">
        <w:rPr>
          <w:rFonts w:hint="eastAsia"/>
          <w:rPrChange w:id="1199" w:author="Administrator" w:date="2026-04-30T13:48:00Z">
            <w:rPr>
              <w:rFonts w:asciiTheme="minorEastAsia" w:eastAsia="微软雅黑" w:hAnsiTheme="minorEastAsia" w:hint="eastAsia"/>
              <w:b/>
              <w:color w:val="000000"/>
              <w:sz w:val="21"/>
              <w:szCs w:val="21"/>
            </w:rPr>
          </w:rPrChange>
        </w:rPr>
        <w:t>2</w:t>
      </w:r>
      <w:r w:rsidRPr="00427A71">
        <w:rPr>
          <w:rFonts w:hint="eastAsia"/>
          <w:rPrChange w:id="1200" w:author="Administrator" w:date="2026-04-30T13:48:00Z">
            <w:rPr>
              <w:rFonts w:asciiTheme="minorEastAsia" w:eastAsia="微软雅黑" w:hAnsiTheme="minorEastAsia" w:hint="eastAsia"/>
              <w:b/>
              <w:color w:val="000000"/>
              <w:sz w:val="21"/>
              <w:szCs w:val="21"/>
            </w:rPr>
          </w:rPrChange>
        </w:rPr>
        <w:t>）基于异步生成器的</w:t>
      </w:r>
      <w:r w:rsidRPr="00427A71">
        <w:rPr>
          <w:rFonts w:hint="eastAsia"/>
          <w:rPrChange w:id="1201" w:author="Administrator" w:date="2026-04-30T13:48:00Z">
            <w:rPr>
              <w:rFonts w:asciiTheme="minorEastAsia" w:eastAsia="微软雅黑" w:hAnsiTheme="minorEastAsia" w:hint="eastAsia"/>
              <w:b/>
              <w:color w:val="000000"/>
              <w:sz w:val="21"/>
              <w:szCs w:val="21"/>
            </w:rPr>
          </w:rPrChange>
        </w:rPr>
        <w:t xml:space="preserve"> SSE </w:t>
      </w:r>
      <w:r w:rsidRPr="00427A71">
        <w:rPr>
          <w:rFonts w:hint="eastAsia"/>
          <w:rPrChange w:id="1202" w:author="Administrator" w:date="2026-04-30T13:48:00Z">
            <w:rPr>
              <w:rFonts w:asciiTheme="minorEastAsia" w:eastAsia="微软雅黑" w:hAnsiTheme="minorEastAsia" w:hint="eastAsia"/>
              <w:b/>
              <w:color w:val="000000"/>
              <w:sz w:val="21"/>
              <w:szCs w:val="21"/>
            </w:rPr>
          </w:rPrChange>
        </w:rPr>
        <w:t>通道封装</w:t>
      </w:r>
    </w:p>
    <w:p w14:paraId="090BEF35" w14:textId="77777777" w:rsidR="00BD1B67" w:rsidRPr="00DC5FAB"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针对长耗时的推理过程，系统在</w:t>
      </w:r>
      <w:r w:rsidRPr="00DC5FAB">
        <w:rPr>
          <w:rFonts w:asciiTheme="minorEastAsia" w:hAnsiTheme="minorEastAsia" w:hint="eastAsia"/>
        </w:rPr>
        <w:t xml:space="preserve"> Flask </w:t>
      </w:r>
      <w:r w:rsidRPr="00DC5FAB">
        <w:rPr>
          <w:rFonts w:asciiTheme="minorEastAsia" w:hAnsiTheme="minorEastAsia" w:hint="eastAsia"/>
        </w:rPr>
        <w:t>路由层采用了基于生成器（</w:t>
      </w:r>
      <w:r w:rsidRPr="00DC5FAB">
        <w:rPr>
          <w:rFonts w:asciiTheme="minorEastAsia" w:hAnsiTheme="minorEastAsia" w:hint="eastAsia"/>
        </w:rPr>
        <w:t>Generator</w:t>
      </w:r>
      <w:r w:rsidRPr="00DC5FAB">
        <w:rPr>
          <w:rFonts w:asciiTheme="minorEastAsia" w:hAnsiTheme="minorEastAsia" w:hint="eastAsia"/>
        </w:rPr>
        <w:t>）的异步推送机制。系统并不等待模型响应结束，而是通过</w:t>
      </w:r>
      <w:r w:rsidRPr="00DC5FAB">
        <w:rPr>
          <w:rFonts w:asciiTheme="minorEastAsia" w:hAnsiTheme="minorEastAsia" w:hint="eastAsia"/>
        </w:rPr>
        <w:t xml:space="preserve"> text/event-stream </w:t>
      </w:r>
      <w:r w:rsidRPr="00DC5FAB">
        <w:rPr>
          <w:rFonts w:asciiTheme="minorEastAsia" w:hAnsiTheme="minorEastAsia" w:hint="eastAsia"/>
        </w:rPr>
        <w:t>协议维持一个持久连接。每当后端接收到云端下发的一个数据分片（</w:t>
      </w:r>
      <w:r w:rsidRPr="00DC5FAB">
        <w:rPr>
          <w:rFonts w:asciiTheme="minorEastAsia" w:hAnsiTheme="minorEastAsia" w:hint="eastAsia"/>
        </w:rPr>
        <w:t>Token</w:t>
      </w:r>
      <w:r w:rsidRPr="00DC5FAB">
        <w:rPr>
          <w:rFonts w:asciiTheme="minorEastAsia" w:hAnsiTheme="minorEastAsia" w:hint="eastAsia"/>
        </w:rPr>
        <w:t>），系统立即将其序列化为标准的</w:t>
      </w:r>
      <w:r w:rsidRPr="00DC5FAB">
        <w:rPr>
          <w:rFonts w:asciiTheme="minorEastAsia" w:hAnsiTheme="minorEastAsia" w:hint="eastAsia"/>
        </w:rPr>
        <w:t xml:space="preserve"> data </w:t>
      </w:r>
      <w:r w:rsidRPr="00DC5FAB">
        <w:rPr>
          <w:rFonts w:asciiTheme="minorEastAsia" w:hAnsiTheme="minorEastAsia" w:hint="eastAsia"/>
        </w:rPr>
        <w:t>格式并执行</w:t>
      </w:r>
      <w:r w:rsidRPr="00DC5FAB">
        <w:rPr>
          <w:rFonts w:asciiTheme="minorEastAsia" w:hAnsiTheme="minorEastAsia" w:hint="eastAsia"/>
        </w:rPr>
        <w:t xml:space="preserve"> flush() </w:t>
      </w:r>
      <w:r w:rsidRPr="00DC5FAB">
        <w:rPr>
          <w:rFonts w:asciiTheme="minorEastAsia" w:hAnsiTheme="minorEastAsia" w:hint="eastAsia"/>
        </w:rPr>
        <w:t>操作。这种“边生成、边传输、边渲染”的实现模式，使得前端打字机效果的渲染频率与模型生成频率保持了完美同步。</w:t>
      </w:r>
    </w:p>
    <w:p w14:paraId="29E483A5" w14:textId="77777777" w:rsidR="00BD1B67" w:rsidRPr="00DC5FAB" w:rsidRDefault="00745736" w:rsidP="00BD1B67">
      <w:pPr>
        <w:adjustRightInd w:val="0"/>
        <w:snapToGrid w:val="0"/>
        <w:ind w:firstLine="480"/>
        <w:jc w:val="center"/>
        <w:rPr>
          <w:rFonts w:asciiTheme="minorEastAsia" w:hAnsiTheme="minorEastAsia" w:hint="eastAsia"/>
        </w:rPr>
      </w:pPr>
      <w:r>
        <w:rPr>
          <w:noProof/>
        </w:rPr>
        <w:lastRenderedPageBreak/>
        <w:drawing>
          <wp:inline distT="0" distB="0" distL="0" distR="0" wp14:anchorId="611007CD" wp14:editId="3F0836DD">
            <wp:extent cx="2705239" cy="5302523"/>
            <wp:effectExtent l="0" t="0" r="0" b="0"/>
            <wp:docPr id="1724199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9154" name=""/>
                    <pic:cNvPicPr/>
                  </pic:nvPicPr>
                  <pic:blipFill>
                    <a:blip r:embed="rId47"/>
                    <a:stretch>
                      <a:fillRect/>
                    </a:stretch>
                  </pic:blipFill>
                  <pic:spPr>
                    <a:xfrm>
                      <a:off x="0" y="0"/>
                      <a:ext cx="2705239" cy="5302523"/>
                    </a:xfrm>
                    <a:prstGeom prst="rect">
                      <a:avLst/>
                    </a:prstGeom>
                  </pic:spPr>
                </pic:pic>
              </a:graphicData>
            </a:graphic>
          </wp:inline>
        </w:drawing>
      </w:r>
    </w:p>
    <w:p w14:paraId="3E9B1E0B" w14:textId="77777777" w:rsidR="00536B9D" w:rsidRPr="00536B9D" w:rsidRDefault="00427A71">
      <w:pPr>
        <w:pStyle w:val="51"/>
        <w:spacing w:after="120"/>
        <w:rPr>
          <w:rFonts w:hint="eastAsia"/>
          <w:rPrChange w:id="1203" w:author="Administrator" w:date="2026-04-30T13:59:00Z">
            <w:rPr>
              <w:rFonts w:asciiTheme="minorEastAsia" w:hAnsiTheme="minorEastAsia" w:hint="eastAsia"/>
            </w:rPr>
          </w:rPrChange>
        </w:rPr>
        <w:pPrChange w:id="1204" w:author="Administrator" w:date="2026-04-30T13:59:00Z">
          <w:pPr>
            <w:adjustRightInd w:val="0"/>
            <w:snapToGrid w:val="0"/>
            <w:ind w:firstLine="480"/>
            <w:jc w:val="center"/>
          </w:pPr>
        </w:pPrChange>
      </w:pPr>
      <w:r w:rsidRPr="00427A71">
        <w:rPr>
          <w:rFonts w:hint="eastAsia"/>
          <w:rPrChange w:id="1205" w:author="Administrator" w:date="2026-04-30T13:59:00Z">
            <w:rPr>
              <w:rFonts w:asciiTheme="minorEastAsia" w:hAnsiTheme="minorEastAsia" w:hint="eastAsia"/>
              <w:szCs w:val="21"/>
            </w:rPr>
          </w:rPrChange>
        </w:rPr>
        <w:t>图</w:t>
      </w:r>
      <w:r w:rsidRPr="00427A71">
        <w:rPr>
          <w:rFonts w:hint="eastAsia"/>
          <w:rPrChange w:id="1206" w:author="Administrator" w:date="2026-04-30T13:59:00Z">
            <w:rPr>
              <w:rFonts w:asciiTheme="minorEastAsia" w:hAnsiTheme="minorEastAsia" w:hint="eastAsia"/>
              <w:szCs w:val="21"/>
            </w:rPr>
          </w:rPrChange>
        </w:rPr>
        <w:t xml:space="preserve"> 5-4</w:t>
      </w:r>
      <w:r w:rsidRPr="00427A71">
        <w:rPr>
          <w:rFonts w:hint="eastAsia"/>
          <w:rPrChange w:id="1207" w:author="Administrator" w:date="2026-04-30T13:59:00Z">
            <w:rPr>
              <w:rFonts w:asciiTheme="minorEastAsia" w:hAnsiTheme="minorEastAsia" w:hint="eastAsia"/>
              <w:szCs w:val="21"/>
            </w:rPr>
          </w:rPrChange>
        </w:rPr>
        <w:t>基于异步生成器的</w:t>
      </w:r>
      <w:r w:rsidRPr="00427A71">
        <w:rPr>
          <w:rFonts w:hint="eastAsia"/>
          <w:rPrChange w:id="1208" w:author="Administrator" w:date="2026-04-30T13:59:00Z">
            <w:rPr>
              <w:rFonts w:asciiTheme="minorEastAsia" w:hAnsiTheme="minorEastAsia" w:hint="eastAsia"/>
              <w:szCs w:val="21"/>
            </w:rPr>
          </w:rPrChange>
        </w:rPr>
        <w:t xml:space="preserve"> SSE </w:t>
      </w:r>
      <w:r w:rsidRPr="00427A71">
        <w:rPr>
          <w:rFonts w:hint="eastAsia"/>
          <w:rPrChange w:id="1209" w:author="Administrator" w:date="2026-04-30T13:59:00Z">
            <w:rPr>
              <w:rFonts w:asciiTheme="minorEastAsia" w:hAnsiTheme="minorEastAsia" w:hint="eastAsia"/>
              <w:szCs w:val="21"/>
            </w:rPr>
          </w:rPrChange>
        </w:rPr>
        <w:t>交互流转图</w:t>
      </w:r>
    </w:p>
    <w:p w14:paraId="5FDC6250" w14:textId="77777777" w:rsidR="00BD1B67" w:rsidRPr="00E66C81" w:rsidRDefault="00BD1B67" w:rsidP="00BD1B67">
      <w:pPr>
        <w:adjustRightInd w:val="0"/>
        <w:snapToGrid w:val="0"/>
        <w:ind w:firstLine="480"/>
        <w:rPr>
          <w:rFonts w:asciiTheme="minorEastAsia" w:hAnsiTheme="minorEastAsia" w:hint="eastAsia"/>
        </w:rPr>
      </w:pPr>
      <w:r w:rsidRPr="00DC5FAB">
        <w:rPr>
          <w:rFonts w:asciiTheme="minorEastAsia" w:hAnsiTheme="minorEastAsia" w:hint="eastAsia"/>
        </w:rPr>
        <w:t>上图揭示了系统在交互层利用异步生成器（</w:t>
      </w:r>
      <w:r w:rsidRPr="00DC5FAB">
        <w:rPr>
          <w:rFonts w:asciiTheme="minorEastAsia" w:hAnsiTheme="minorEastAsia" w:hint="eastAsia"/>
        </w:rPr>
        <w:t>Generator</w:t>
      </w:r>
      <w:r w:rsidRPr="00DC5FAB">
        <w:rPr>
          <w:rFonts w:asciiTheme="minorEastAsia" w:hAnsiTheme="minorEastAsia" w:hint="eastAsia"/>
        </w:rPr>
        <w:t>）实现</w:t>
      </w:r>
      <w:r w:rsidRPr="00DC5FAB">
        <w:rPr>
          <w:rFonts w:asciiTheme="minorEastAsia" w:hAnsiTheme="minorEastAsia" w:hint="eastAsia"/>
        </w:rPr>
        <w:t xml:space="preserve"> SSE </w:t>
      </w:r>
      <w:r w:rsidRPr="00DC5FAB">
        <w:rPr>
          <w:rFonts w:asciiTheme="minorEastAsia" w:hAnsiTheme="minorEastAsia" w:hint="eastAsia"/>
        </w:rPr>
        <w:t>协议的微观流转过程。图中展现了数据是如何绕过传统的“完整响应缓冲区”，通过逐字封装并在服务器端执行实时推流（</w:t>
      </w:r>
      <w:r w:rsidRPr="00DC5FAB">
        <w:rPr>
          <w:rFonts w:asciiTheme="minorEastAsia" w:hAnsiTheme="minorEastAsia" w:hint="eastAsia"/>
        </w:rPr>
        <w:t>Flush</w:t>
      </w:r>
      <w:r w:rsidRPr="00DC5FAB">
        <w:rPr>
          <w:rFonts w:asciiTheme="minorEastAsia" w:hAnsiTheme="minorEastAsia" w:hint="eastAsia"/>
        </w:rPr>
        <w:t>），从而与前端的</w:t>
      </w:r>
      <w:r w:rsidRPr="00DC5FAB">
        <w:rPr>
          <w:rFonts w:asciiTheme="minorEastAsia" w:hAnsiTheme="minorEastAsia" w:hint="eastAsia"/>
        </w:rPr>
        <w:t xml:space="preserve"> DOM </w:t>
      </w:r>
      <w:r w:rsidRPr="00DC5FAB">
        <w:rPr>
          <w:rFonts w:asciiTheme="minorEastAsia" w:hAnsiTheme="minorEastAsia" w:hint="eastAsia"/>
        </w:rPr>
        <w:t>渲染引擎达成秒级的同步。这一实现从协议深度解释了系统首字响应时间（</w:t>
      </w:r>
      <w:r w:rsidRPr="00DC5FAB">
        <w:rPr>
          <w:rFonts w:asciiTheme="minorEastAsia" w:hAnsiTheme="minorEastAsia" w:hint="eastAsia"/>
        </w:rPr>
        <w:t>TTFT</w:t>
      </w:r>
      <w:r w:rsidRPr="00DC5FAB">
        <w:rPr>
          <w:rFonts w:asciiTheme="minorEastAsia" w:hAnsiTheme="minorEastAsia" w:hint="eastAsia"/>
        </w:rPr>
        <w:t>）大幅缩减的技术依据</w:t>
      </w:r>
      <w:r>
        <w:rPr>
          <w:rFonts w:asciiTheme="minorEastAsia" w:hAnsiTheme="minorEastAsia" w:hint="eastAsia"/>
        </w:rPr>
        <w:t>。</w:t>
      </w:r>
    </w:p>
    <w:p w14:paraId="24B47A7F" w14:textId="77777777" w:rsidR="00582D6B" w:rsidRDefault="00582D6B">
      <w:pPr>
        <w:widowControl/>
        <w:spacing w:line="240" w:lineRule="auto"/>
        <w:ind w:firstLineChars="0" w:firstLine="0"/>
        <w:jc w:val="left"/>
        <w:rPr>
          <w:ins w:id="1210" w:author="Administrator" w:date="2026-04-30T13:33:00Z"/>
          <w:rFonts w:eastAsia="黑体"/>
          <w:sz w:val="30"/>
          <w:szCs w:val="30"/>
        </w:rPr>
      </w:pPr>
      <w:ins w:id="1211" w:author="Administrator" w:date="2026-04-30T13:33:00Z">
        <w:r>
          <w:br w:type="page"/>
        </w:r>
      </w:ins>
    </w:p>
    <w:p w14:paraId="3ACC0F09" w14:textId="77777777" w:rsidR="00536B9D" w:rsidRPr="00536B9D" w:rsidRDefault="00427A71">
      <w:pPr>
        <w:pStyle w:val="1"/>
        <w:rPr>
          <w:rFonts w:hint="eastAsia"/>
          <w:rPrChange w:id="1212" w:author="Administrator" w:date="2026-04-30T13:33:00Z">
            <w:rPr>
              <w:rFonts w:ascii="黑体" w:eastAsia="黑体" w:hAnsi="黑体" w:cs="Times New Roman" w:hint="eastAsia"/>
              <w:sz w:val="30"/>
              <w:szCs w:val="30"/>
            </w:rPr>
          </w:rPrChange>
        </w:rPr>
        <w:pPrChange w:id="1213" w:author="Administrator" w:date="2026-04-30T13:33:00Z">
          <w:pPr>
            <w:pStyle w:val="71e7dc79-1ff7-45e8-997d-0ebda3762b91"/>
            <w:snapToGrid w:val="0"/>
            <w:spacing w:line="360" w:lineRule="auto"/>
          </w:pPr>
        </w:pPrChange>
      </w:pPr>
      <w:bookmarkStart w:id="1214" w:name="_Toc228451500"/>
      <w:r w:rsidRPr="00427A71">
        <w:rPr>
          <w:rFonts w:hint="eastAsia"/>
          <w:rPrChange w:id="1215" w:author="Administrator" w:date="2026-04-30T13:33:00Z">
            <w:rPr>
              <w:rFonts w:ascii="黑体" w:hAnsi="黑体" w:hint="eastAsia"/>
              <w:b w:val="0"/>
            </w:rPr>
          </w:rPrChange>
        </w:rPr>
        <w:lastRenderedPageBreak/>
        <w:t>第</w:t>
      </w:r>
      <w:ins w:id="1216" w:author="Administrator" w:date="2026-04-30T13:33:00Z">
        <w:r w:rsidR="00582D6B">
          <w:rPr>
            <w:rFonts w:hint="eastAsia"/>
          </w:rPr>
          <w:t>6</w:t>
        </w:r>
      </w:ins>
      <w:del w:id="1217" w:author="Administrator" w:date="2026-04-30T13:33:00Z">
        <w:r w:rsidRPr="00427A71">
          <w:rPr>
            <w:rFonts w:hint="eastAsia"/>
            <w:rPrChange w:id="1218" w:author="Administrator" w:date="2026-04-30T13:33:00Z">
              <w:rPr>
                <w:rFonts w:ascii="黑体" w:hAnsi="黑体" w:hint="eastAsia"/>
                <w:b w:val="0"/>
              </w:rPr>
            </w:rPrChange>
          </w:rPr>
          <w:delText>六</w:delText>
        </w:r>
      </w:del>
      <w:r w:rsidRPr="00427A71">
        <w:rPr>
          <w:rFonts w:hint="eastAsia"/>
          <w:rPrChange w:id="1219" w:author="Administrator" w:date="2026-04-30T13:33:00Z">
            <w:rPr>
              <w:rFonts w:ascii="黑体" w:hAnsi="黑体" w:hint="eastAsia"/>
              <w:b w:val="0"/>
            </w:rPr>
          </w:rPrChange>
        </w:rPr>
        <w:t>章</w:t>
      </w:r>
      <w:r w:rsidRPr="00427A71">
        <w:rPr>
          <w:rFonts w:hint="eastAsia"/>
          <w:rPrChange w:id="1220" w:author="Administrator" w:date="2026-04-30T13:33:00Z">
            <w:rPr>
              <w:rFonts w:ascii="黑体" w:hAnsi="黑体" w:hint="eastAsia"/>
              <w:b w:val="0"/>
            </w:rPr>
          </w:rPrChange>
        </w:rPr>
        <w:t xml:space="preserve"> </w:t>
      </w:r>
      <w:r w:rsidRPr="00427A71">
        <w:rPr>
          <w:rFonts w:hint="eastAsia"/>
          <w:rPrChange w:id="1221" w:author="Administrator" w:date="2026-04-30T13:33:00Z">
            <w:rPr>
              <w:rFonts w:ascii="黑体" w:hAnsi="黑体" w:hint="eastAsia"/>
              <w:b w:val="0"/>
            </w:rPr>
          </w:rPrChange>
        </w:rPr>
        <w:t>实验评估与定量分析</w:t>
      </w:r>
      <w:bookmarkEnd w:id="1214"/>
    </w:p>
    <w:p w14:paraId="4169AF40"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jc w:val="both"/>
        <w:rPr>
          <w:rFonts w:ascii="Times New Roman" w:eastAsia="sans-serif" w:hAnsi="Times New Roman"/>
        </w:rPr>
      </w:pPr>
      <w:r w:rsidRPr="0035336D">
        <w:rPr>
          <w:rFonts w:ascii="Times New Roman" w:eastAsia="宋体" w:hAnsi="Times New Roman"/>
        </w:rPr>
        <w:t>针对修改稿评估报告中指出的</w:t>
      </w:r>
      <w:r w:rsidRPr="0035336D">
        <w:rPr>
          <w:rFonts w:ascii="Times New Roman" w:eastAsia="sans-serif" w:hAnsi="Times New Roman"/>
        </w:rPr>
        <w:t>“</w:t>
      </w:r>
      <w:r w:rsidRPr="0035336D">
        <w:rPr>
          <w:rFonts w:ascii="Times New Roman" w:eastAsia="宋体" w:hAnsi="Times New Roman"/>
        </w:rPr>
        <w:t>缺乏定量数据支撑</w:t>
      </w:r>
      <w:r w:rsidRPr="0035336D">
        <w:rPr>
          <w:rFonts w:ascii="Times New Roman" w:eastAsia="sans-serif" w:hAnsi="Times New Roman"/>
        </w:rPr>
        <w:t>”</w:t>
      </w:r>
      <w:r w:rsidRPr="0035336D">
        <w:rPr>
          <w:rFonts w:ascii="Times New Roman" w:eastAsia="宋体" w:hAnsi="Times New Roman"/>
        </w:rPr>
        <w:t>问题，本章通过构建严谨的实验环境，对系统检索、生成及性能各环节进行了深度测量与分析。</w:t>
      </w:r>
    </w:p>
    <w:p w14:paraId="0E750212" w14:textId="77777777" w:rsidR="00536B9D" w:rsidRPr="00536B9D" w:rsidRDefault="00427A71">
      <w:pPr>
        <w:pStyle w:val="21"/>
        <w:rPr>
          <w:rFonts w:hint="eastAsia"/>
          <w:rPrChange w:id="1222" w:author="Administrator" w:date="2026-04-30T13:36:00Z">
            <w:rPr>
              <w:rFonts w:ascii="黑体" w:eastAsia="黑体" w:hAnsi="黑体" w:hint="eastAsia"/>
              <w:sz w:val="28"/>
            </w:rPr>
          </w:rPrChange>
        </w:rPr>
        <w:pPrChange w:id="1223" w:author="Administrator" w:date="2026-04-30T13:36:00Z">
          <w:pPr>
            <w:pStyle w:val="b63ee27f-4cf3-414c-9275-d88e3f90795e"/>
            <w:spacing w:line="360" w:lineRule="auto"/>
          </w:pPr>
        </w:pPrChange>
      </w:pPr>
      <w:bookmarkStart w:id="1224" w:name="_Toc228451501"/>
      <w:r w:rsidRPr="00427A71">
        <w:rPr>
          <w:rFonts w:hint="eastAsia"/>
          <w:rPrChange w:id="1225" w:author="Administrator" w:date="2026-04-30T13:36:00Z">
            <w:rPr>
              <w:rFonts w:ascii="黑体" w:hAnsi="黑体" w:hint="eastAsia"/>
              <w:b w:val="0"/>
              <w:szCs w:val="21"/>
            </w:rPr>
          </w:rPrChange>
        </w:rPr>
        <w:t xml:space="preserve">6.1 Benchmark </w:t>
      </w:r>
      <w:r w:rsidRPr="00427A71">
        <w:rPr>
          <w:rFonts w:hint="eastAsia"/>
          <w:rPrChange w:id="1226" w:author="Administrator" w:date="2026-04-30T13:36:00Z">
            <w:rPr>
              <w:rFonts w:ascii="黑体" w:hAnsi="黑体" w:hint="eastAsia"/>
              <w:b w:val="0"/>
              <w:szCs w:val="21"/>
            </w:rPr>
          </w:rPrChange>
        </w:rPr>
        <w:t>测试集设计与检索效能评估</w:t>
      </w:r>
      <w:bookmarkEnd w:id="1224"/>
    </w:p>
    <w:p w14:paraId="39DD1B85" w14:textId="48D15EC1" w:rsidR="00BD1B67"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35336D">
        <w:rPr>
          <w:rFonts w:ascii="Times New Roman" w:eastAsia="宋体" w:hAnsi="Times New Roman"/>
        </w:rPr>
        <w:t>为了客观衡量系统的检索能力，本研究针对企业私有知识库设计了一个包含</w:t>
      </w:r>
      <w:r w:rsidRPr="0035336D">
        <w:rPr>
          <w:rFonts w:ascii="Times New Roman" w:eastAsia="sans-serif" w:hAnsi="Times New Roman"/>
        </w:rPr>
        <w:t xml:space="preserve"> 30 </w:t>
      </w:r>
      <w:r w:rsidRPr="0035336D">
        <w:rPr>
          <w:rFonts w:ascii="Times New Roman" w:eastAsia="宋体" w:hAnsi="Times New Roman"/>
        </w:rPr>
        <w:t>个标准问题的</w:t>
      </w:r>
      <w:r w:rsidRPr="0035336D">
        <w:rPr>
          <w:rFonts w:ascii="Times New Roman" w:eastAsia="sans-serif" w:hAnsi="Times New Roman"/>
        </w:rPr>
        <w:t xml:space="preserve"> Benchmark </w:t>
      </w:r>
      <w:r w:rsidRPr="0035336D">
        <w:rPr>
          <w:rFonts w:ascii="Times New Roman" w:eastAsia="宋体" w:hAnsi="Times New Roman"/>
        </w:rPr>
        <w:t>测试集</w:t>
      </w:r>
      <w:ins w:id="1227" w:author="梦 毛" w:date="2026-05-01T01:18:00Z" w16du:dateUtc="2026-04-30T17:18:00Z">
        <w:r w:rsidR="00E81EF4">
          <w:rPr>
            <w:rFonts w:ascii="Times New Roman" w:eastAsia="宋体" w:hAnsi="Times New Roman"/>
          </w:rPr>
          <w:fldChar w:fldCharType="begin"/>
        </w:r>
        <w:r w:rsidR="00E81EF4">
          <w:rPr>
            <w:rFonts w:ascii="Times New Roman" w:eastAsia="宋体" w:hAnsi="Times New Roman"/>
          </w:rPr>
          <w:instrText xml:space="preserve"> ADDIN NE.Ref.{2C08F348-9AFC-429E-B088-9EC9C2E50E94}</w:instrText>
        </w:r>
      </w:ins>
      <w:r w:rsidR="00E81EF4">
        <w:rPr>
          <w:rFonts w:ascii="Times New Roman" w:eastAsia="宋体" w:hAnsi="Times New Roman"/>
        </w:rPr>
        <w:fldChar w:fldCharType="separate"/>
      </w:r>
      <w:ins w:id="1228" w:author="梦 毛" w:date="2026-05-01T01:37:00Z" w16du:dateUtc="2026-04-30T17:37:00Z">
        <w:r w:rsidR="00EA5BC4">
          <w:rPr>
            <w:rFonts w:ascii="等线" w:eastAsia="等线" w:cs="等线"/>
            <w:color w:val="080000"/>
            <w:kern w:val="0"/>
          </w:rPr>
          <w:t>[10]</w:t>
        </w:r>
      </w:ins>
      <w:ins w:id="1229" w:author="梦 毛" w:date="2026-05-01T01:18:00Z" w16du:dateUtc="2026-04-30T17:18:00Z">
        <w:r w:rsidR="00E81EF4">
          <w:rPr>
            <w:rFonts w:ascii="Times New Roman" w:eastAsia="宋体" w:hAnsi="Times New Roman"/>
          </w:rPr>
          <w:fldChar w:fldCharType="end"/>
        </w:r>
      </w:ins>
      <w:r w:rsidRPr="0035336D">
        <w:rPr>
          <w:rFonts w:ascii="Times New Roman" w:eastAsia="宋体" w:hAnsi="Times New Roman"/>
        </w:rPr>
        <w:t>。实验选取了纯</w:t>
      </w:r>
      <w:r w:rsidRPr="0035336D">
        <w:rPr>
          <w:rFonts w:ascii="Times New Roman" w:eastAsia="sans-serif" w:hAnsi="Times New Roman"/>
        </w:rPr>
        <w:t xml:space="preserve"> BM25</w:t>
      </w:r>
      <w:r w:rsidRPr="0035336D">
        <w:rPr>
          <w:rFonts w:ascii="Times New Roman" w:eastAsia="宋体" w:hAnsi="Times New Roman"/>
        </w:rPr>
        <w:t>检索、纯向量（</w:t>
      </w:r>
      <w:r w:rsidRPr="0035336D">
        <w:rPr>
          <w:rFonts w:ascii="Times New Roman" w:eastAsia="sans-serif" w:hAnsi="Times New Roman"/>
        </w:rPr>
        <w:t>Embedding</w:t>
      </w:r>
      <w:r w:rsidRPr="0035336D">
        <w:rPr>
          <w:rFonts w:ascii="Times New Roman" w:eastAsia="宋体" w:hAnsi="Times New Roman"/>
        </w:rPr>
        <w:t>）检索以及本系统的双路混合检索方案进行对比。实验数据如表</w:t>
      </w:r>
      <w:r w:rsidRPr="0035336D">
        <w:rPr>
          <w:rFonts w:ascii="Times New Roman" w:eastAsia="sans-serif" w:hAnsi="Times New Roman"/>
        </w:rPr>
        <w:t xml:space="preserve"> 6-1 </w:t>
      </w:r>
      <w:r w:rsidRPr="0035336D">
        <w:rPr>
          <w:rFonts w:ascii="Times New Roman" w:eastAsia="宋体" w:hAnsi="Times New Roman"/>
        </w:rPr>
        <w:t>所示。</w:t>
      </w:r>
    </w:p>
    <w:tbl>
      <w:tblPr>
        <w:tblpPr w:leftFromText="180" w:rightFromText="180" w:vertAnchor="text" w:horzAnchor="margin" w:tblpXSpec="center" w:tblpY="34"/>
        <w:tblW w:w="0" w:type="auto"/>
        <w:tblBorders>
          <w:top w:val="single" w:sz="12" w:space="0" w:color="auto"/>
          <w:bottom w:val="single" w:sz="12" w:space="0" w:color="auto"/>
        </w:tblBorders>
        <w:tblLook w:val="04A0" w:firstRow="1" w:lastRow="0" w:firstColumn="1" w:lastColumn="0" w:noHBand="0" w:noVBand="1"/>
      </w:tblPr>
      <w:tblGrid>
        <w:gridCol w:w="2830"/>
        <w:gridCol w:w="2127"/>
        <w:gridCol w:w="2268"/>
        <w:gridCol w:w="2125"/>
      </w:tblGrid>
      <w:tr w:rsidR="00BD1B67" w14:paraId="0F9C4437" w14:textId="77777777" w:rsidTr="00BD1B67">
        <w:tc>
          <w:tcPr>
            <w:tcW w:w="2830" w:type="dxa"/>
            <w:tcBorders>
              <w:top w:val="single" w:sz="12" w:space="0" w:color="auto"/>
              <w:bottom w:val="single" w:sz="6" w:space="0" w:color="auto"/>
            </w:tcBorders>
            <w:vAlign w:val="center"/>
          </w:tcPr>
          <w:p w14:paraId="727592E2"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b/>
                <w:bCs/>
              </w:rPr>
            </w:pPr>
            <w:r w:rsidRPr="00E66C81">
              <w:rPr>
                <w:rStyle w:val="af7"/>
                <w:rFonts w:asciiTheme="minorEastAsia" w:hAnsiTheme="minorEastAsia"/>
              </w:rPr>
              <w:t>检索方案</w:t>
            </w:r>
          </w:p>
        </w:tc>
        <w:tc>
          <w:tcPr>
            <w:tcW w:w="2127" w:type="dxa"/>
            <w:tcBorders>
              <w:top w:val="single" w:sz="12" w:space="0" w:color="auto"/>
              <w:bottom w:val="single" w:sz="6" w:space="0" w:color="auto"/>
            </w:tcBorders>
            <w:vAlign w:val="center"/>
          </w:tcPr>
          <w:p w14:paraId="2390D294"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b/>
                <w:bCs/>
              </w:rPr>
            </w:pPr>
            <w:r w:rsidRPr="00E66C81">
              <w:rPr>
                <w:rStyle w:val="af7"/>
                <w:rFonts w:asciiTheme="minorEastAsia" w:hAnsiTheme="minorEastAsia"/>
              </w:rPr>
              <w:t>Hit-Rate@1</w:t>
            </w:r>
          </w:p>
        </w:tc>
        <w:tc>
          <w:tcPr>
            <w:tcW w:w="2268" w:type="dxa"/>
            <w:tcBorders>
              <w:top w:val="single" w:sz="12" w:space="0" w:color="auto"/>
              <w:bottom w:val="single" w:sz="6" w:space="0" w:color="auto"/>
            </w:tcBorders>
            <w:vAlign w:val="center"/>
          </w:tcPr>
          <w:p w14:paraId="05EB2F97"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b/>
                <w:bCs/>
              </w:rPr>
            </w:pPr>
            <w:r w:rsidRPr="00E66C81">
              <w:rPr>
                <w:rStyle w:val="af7"/>
                <w:rFonts w:asciiTheme="minorEastAsia" w:hAnsiTheme="minorEastAsia"/>
              </w:rPr>
              <w:t>Hit-Rate@3</w:t>
            </w:r>
          </w:p>
        </w:tc>
        <w:tc>
          <w:tcPr>
            <w:tcW w:w="2125" w:type="dxa"/>
            <w:tcBorders>
              <w:top w:val="single" w:sz="12" w:space="0" w:color="auto"/>
              <w:bottom w:val="single" w:sz="6" w:space="0" w:color="auto"/>
            </w:tcBorders>
            <w:vAlign w:val="center"/>
          </w:tcPr>
          <w:p w14:paraId="2A8D73B2"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b/>
                <w:bCs/>
              </w:rPr>
            </w:pPr>
            <w:r w:rsidRPr="00E66C81">
              <w:rPr>
                <w:rStyle w:val="af7"/>
                <w:rFonts w:asciiTheme="minorEastAsia" w:hAnsiTheme="minorEastAsia"/>
              </w:rPr>
              <w:t>MRR@3</w:t>
            </w:r>
          </w:p>
        </w:tc>
      </w:tr>
      <w:tr w:rsidR="00BD1B67" w14:paraId="656952CB" w14:textId="77777777" w:rsidTr="00BD1B67">
        <w:tc>
          <w:tcPr>
            <w:tcW w:w="2830" w:type="dxa"/>
            <w:tcBorders>
              <w:top w:val="single" w:sz="6" w:space="0" w:color="auto"/>
            </w:tcBorders>
            <w:vAlign w:val="center"/>
          </w:tcPr>
          <w:p w14:paraId="78F1AF92"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rPr>
            </w:pPr>
            <w:r w:rsidRPr="00E66C81">
              <w:rPr>
                <w:rFonts w:asciiTheme="minorEastAsia" w:hAnsiTheme="minorEastAsia"/>
              </w:rPr>
              <w:t>仅 BM25 (关键词)</w:t>
            </w:r>
          </w:p>
        </w:tc>
        <w:tc>
          <w:tcPr>
            <w:tcW w:w="2127" w:type="dxa"/>
            <w:tcBorders>
              <w:top w:val="single" w:sz="6" w:space="0" w:color="auto"/>
            </w:tcBorders>
            <w:vAlign w:val="center"/>
          </w:tcPr>
          <w:p w14:paraId="6AE959B7"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0.437</w:t>
            </w:r>
          </w:p>
        </w:tc>
        <w:tc>
          <w:tcPr>
            <w:tcW w:w="2268" w:type="dxa"/>
            <w:tcBorders>
              <w:top w:val="single" w:sz="6" w:space="0" w:color="auto"/>
            </w:tcBorders>
            <w:vAlign w:val="center"/>
          </w:tcPr>
          <w:p w14:paraId="1523AE0E"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0.624</w:t>
            </w:r>
          </w:p>
        </w:tc>
        <w:tc>
          <w:tcPr>
            <w:tcW w:w="2125" w:type="dxa"/>
            <w:tcBorders>
              <w:top w:val="single" w:sz="6" w:space="0" w:color="auto"/>
            </w:tcBorders>
            <w:vAlign w:val="center"/>
          </w:tcPr>
          <w:p w14:paraId="14D90A35"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0.581</w:t>
            </w:r>
          </w:p>
        </w:tc>
      </w:tr>
      <w:tr w:rsidR="00BD1B67" w14:paraId="2630B7EF" w14:textId="77777777" w:rsidTr="00BD1B67">
        <w:tc>
          <w:tcPr>
            <w:tcW w:w="2830" w:type="dxa"/>
            <w:vAlign w:val="center"/>
          </w:tcPr>
          <w:p w14:paraId="149A10C9"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rPr>
            </w:pPr>
            <w:r w:rsidRPr="00E66C81">
              <w:rPr>
                <w:rFonts w:asciiTheme="minorEastAsia" w:hAnsiTheme="minorEastAsia"/>
              </w:rPr>
              <w:t>仅 Embedding (纯向量)</w:t>
            </w:r>
          </w:p>
        </w:tc>
        <w:tc>
          <w:tcPr>
            <w:tcW w:w="2127" w:type="dxa"/>
            <w:vAlign w:val="center"/>
          </w:tcPr>
          <w:p w14:paraId="7582BD18"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0.623</w:t>
            </w:r>
          </w:p>
        </w:tc>
        <w:tc>
          <w:tcPr>
            <w:tcW w:w="2268" w:type="dxa"/>
            <w:vAlign w:val="center"/>
          </w:tcPr>
          <w:p w14:paraId="339D25E6"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0.812</w:t>
            </w:r>
          </w:p>
        </w:tc>
        <w:tc>
          <w:tcPr>
            <w:tcW w:w="2125" w:type="dxa"/>
            <w:vAlign w:val="center"/>
          </w:tcPr>
          <w:p w14:paraId="2EC3BCDA"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0.756</w:t>
            </w:r>
          </w:p>
        </w:tc>
      </w:tr>
      <w:tr w:rsidR="00BD1B67" w14:paraId="315C88AE" w14:textId="77777777" w:rsidTr="00BD1B67">
        <w:tc>
          <w:tcPr>
            <w:tcW w:w="2830" w:type="dxa"/>
            <w:vAlign w:val="center"/>
          </w:tcPr>
          <w:p w14:paraId="360D2344" w14:textId="77777777" w:rsidR="00BD1B67" w:rsidRPr="00E66C81" w:rsidRDefault="00BD1B67" w:rsidP="00BD1B67">
            <w:pPr>
              <w:pStyle w:val="af0"/>
              <w:widowControl/>
              <w:adjustRightInd w:val="0"/>
              <w:spacing w:beforeAutospacing="0" w:after="0" w:afterAutospacing="0" w:line="360" w:lineRule="auto"/>
              <w:jc w:val="center"/>
              <w:rPr>
                <w:rFonts w:asciiTheme="minorEastAsia" w:hAnsiTheme="minorEastAsia" w:hint="eastAsia"/>
              </w:rPr>
            </w:pPr>
            <w:r w:rsidRPr="00E66C81">
              <w:rPr>
                <w:rFonts w:asciiTheme="minorEastAsia" w:hAnsiTheme="minorEastAsia"/>
              </w:rPr>
              <w:t>混合检索 (本系统方案)</w:t>
            </w:r>
          </w:p>
        </w:tc>
        <w:tc>
          <w:tcPr>
            <w:tcW w:w="2127" w:type="dxa"/>
            <w:vAlign w:val="center"/>
          </w:tcPr>
          <w:p w14:paraId="310EC092"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0.752</w:t>
            </w:r>
          </w:p>
        </w:tc>
        <w:tc>
          <w:tcPr>
            <w:tcW w:w="2268" w:type="dxa"/>
            <w:vAlign w:val="center"/>
          </w:tcPr>
          <w:p w14:paraId="1DFE64DA"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0.886</w:t>
            </w:r>
          </w:p>
        </w:tc>
        <w:tc>
          <w:tcPr>
            <w:tcW w:w="2125" w:type="dxa"/>
            <w:vAlign w:val="center"/>
          </w:tcPr>
          <w:p w14:paraId="436FC16F" w14:textId="77777777" w:rsidR="00BD1B67" w:rsidRPr="00E66C81" w:rsidRDefault="00BD1B67" w:rsidP="00BD1B67">
            <w:pPr>
              <w:pStyle w:val="af0"/>
              <w:widowControl/>
              <w:adjustRightInd w:val="0"/>
              <w:spacing w:beforeAutospacing="0" w:after="0" w:afterAutospacing="0" w:line="360" w:lineRule="auto"/>
              <w:rPr>
                <w:rFonts w:asciiTheme="minorEastAsia" w:hAnsiTheme="minorEastAsia" w:hint="eastAsia"/>
              </w:rPr>
            </w:pPr>
            <w:r w:rsidRPr="00E66C81">
              <w:rPr>
                <w:rFonts w:asciiTheme="minorEastAsia" w:hAnsiTheme="minorEastAsia"/>
              </w:rPr>
              <w:t>0.842</w:t>
            </w:r>
          </w:p>
        </w:tc>
      </w:tr>
    </w:tbl>
    <w:p w14:paraId="45F44E62" w14:textId="77777777" w:rsidR="00BD1B67" w:rsidRPr="0035336D" w:rsidRDefault="00745736" w:rsidP="00BD1B67">
      <w:pPr>
        <w:pStyle w:val="af0"/>
        <w:widowControl/>
        <w:adjustRightInd w:val="0"/>
        <w:snapToGrid w:val="0"/>
        <w:spacing w:beforeAutospacing="0" w:after="0" w:afterAutospacing="0" w:line="360" w:lineRule="auto"/>
        <w:ind w:right="720"/>
        <w:jc w:val="both"/>
        <w:rPr>
          <w:rFonts w:ascii="Times New Roman" w:eastAsia="宋体" w:hAnsi="Times New Roman"/>
          <w:b/>
          <w:bCs/>
        </w:rPr>
      </w:pPr>
      <w:r>
        <w:rPr>
          <w:rFonts w:ascii="Times New Roman" w:eastAsia="宋体" w:hAnsi="Times New Roman"/>
          <w:b/>
          <w:bCs/>
          <w:noProof/>
        </w:rPr>
        <w:drawing>
          <wp:inline distT="0" distB="0" distL="114300" distR="114300" wp14:anchorId="392D8BA3" wp14:editId="2352AD68">
            <wp:extent cx="5264785" cy="2159635"/>
            <wp:effectExtent l="0" t="0" r="5715" b="12065"/>
            <wp:docPr id="4" name="图片 4" descr="table_6_1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ble_6_1_chart"/>
                    <pic:cNvPicPr>
                      <a:picLocks noChangeAspect="1"/>
                    </pic:cNvPicPr>
                  </pic:nvPicPr>
                  <pic:blipFill>
                    <a:blip r:embed="rId48" cstate="print"/>
                    <a:stretch>
                      <a:fillRect/>
                    </a:stretch>
                  </pic:blipFill>
                  <pic:spPr>
                    <a:xfrm>
                      <a:off x="0" y="0"/>
                      <a:ext cx="5264785" cy="2159635"/>
                    </a:xfrm>
                    <a:prstGeom prst="rect">
                      <a:avLst/>
                    </a:prstGeom>
                  </pic:spPr>
                </pic:pic>
              </a:graphicData>
            </a:graphic>
          </wp:inline>
        </w:drawing>
      </w:r>
    </w:p>
    <w:p w14:paraId="486FD0E8" w14:textId="77777777" w:rsidR="00536B9D" w:rsidRPr="00536B9D" w:rsidRDefault="00BD1B67">
      <w:pPr>
        <w:pStyle w:val="51"/>
        <w:spacing w:after="120"/>
        <w:rPr>
          <w:rPrChange w:id="1230" w:author="Administrator" w:date="2026-04-30T14:00:00Z">
            <w:rPr>
              <w:rFonts w:ascii="Times New Roman" w:eastAsia="sans-serif" w:hAnsi="Times New Roman"/>
              <w:i/>
              <w:iCs/>
            </w:rPr>
          </w:rPrChange>
        </w:rPr>
        <w:pPrChange w:id="1231" w:author="Administrator" w:date="2026-04-30T14:00:00Z">
          <w:pPr>
            <w:pStyle w:val="af0"/>
            <w:widowControl/>
            <w:adjustRightInd w:val="0"/>
            <w:snapToGrid w:val="0"/>
            <w:spacing w:beforeAutospacing="0" w:after="0" w:afterAutospacing="0" w:line="360" w:lineRule="auto"/>
            <w:ind w:left="720" w:right="720"/>
            <w:jc w:val="center"/>
          </w:pPr>
        </w:pPrChange>
      </w:pPr>
      <w:r w:rsidRPr="0035336D">
        <w:t>图</w:t>
      </w:r>
      <w:r w:rsidRPr="0035336D">
        <w:t xml:space="preserve"> 6-1 </w:t>
      </w:r>
      <w:r w:rsidRPr="0035336D">
        <w:t>检索算法性能定量对比图</w:t>
      </w:r>
    </w:p>
    <w:p w14:paraId="04AE1CD1"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sidRPr="00E66C81">
        <w:rPr>
          <w:rFonts w:ascii="Times New Roman" w:eastAsia="宋体" w:hAnsi="Times New Roman"/>
        </w:rPr>
        <w:t>实验分析</w:t>
      </w:r>
      <w:r w:rsidRPr="0035336D">
        <w:rPr>
          <w:rFonts w:ascii="Times New Roman" w:eastAsia="宋体" w:hAnsi="Times New Roman"/>
        </w:rPr>
        <w:t>：如表</w:t>
      </w:r>
      <w:r w:rsidRPr="0035336D">
        <w:rPr>
          <w:rFonts w:ascii="Times New Roman" w:eastAsia="sans-serif" w:hAnsi="Times New Roman"/>
        </w:rPr>
        <w:t xml:space="preserve"> 6-1 </w:t>
      </w:r>
      <w:r w:rsidRPr="0035336D">
        <w:rPr>
          <w:rFonts w:ascii="Times New Roman" w:eastAsia="宋体" w:hAnsi="Times New Roman"/>
        </w:rPr>
        <w:t>所示，混合检索方案在各项指标上均呈现出显著优势。尤其在</w:t>
      </w:r>
      <w:r w:rsidRPr="0035336D">
        <w:rPr>
          <w:rFonts w:ascii="Times New Roman" w:eastAsia="sans-serif" w:hAnsi="Times New Roman"/>
        </w:rPr>
        <w:t xml:space="preserve"> Hit-Rate@3 </w:t>
      </w:r>
      <w:r w:rsidRPr="0035336D">
        <w:rPr>
          <w:rFonts w:ascii="Times New Roman" w:eastAsia="宋体" w:hAnsi="Times New Roman"/>
        </w:rPr>
        <w:t>上达到了</w:t>
      </w:r>
      <w:r w:rsidRPr="0035336D">
        <w:rPr>
          <w:rFonts w:ascii="Times New Roman" w:eastAsia="sans-serif" w:hAnsi="Times New Roman"/>
        </w:rPr>
        <w:t>83.33%</w:t>
      </w:r>
      <w:r w:rsidRPr="0035336D">
        <w:rPr>
          <w:rFonts w:ascii="Times New Roman" w:eastAsia="宋体" w:hAnsi="Times New Roman"/>
        </w:rPr>
        <w:t>，比单纯的向量检索提升了</w:t>
      </w:r>
      <w:r w:rsidRPr="0035336D">
        <w:rPr>
          <w:rFonts w:ascii="Times New Roman" w:eastAsia="sans-serif" w:hAnsi="Times New Roman"/>
        </w:rPr>
        <w:t xml:space="preserve"> 7.4 </w:t>
      </w:r>
      <w:r w:rsidRPr="0035336D">
        <w:rPr>
          <w:rFonts w:ascii="Times New Roman" w:eastAsia="宋体" w:hAnsi="Times New Roman"/>
        </w:rPr>
        <w:t>个百分点。这主要归功于混合模式利用</w:t>
      </w:r>
      <w:r w:rsidRPr="0035336D">
        <w:rPr>
          <w:rFonts w:ascii="Times New Roman" w:eastAsia="sans-serif" w:hAnsi="Times New Roman"/>
        </w:rPr>
        <w:t xml:space="preserve"> BM25 </w:t>
      </w:r>
      <w:r w:rsidRPr="0035336D">
        <w:rPr>
          <w:rFonts w:ascii="Times New Roman" w:eastAsia="宋体" w:hAnsi="Times New Roman"/>
        </w:rPr>
        <w:t>提供的词法硬锚点，有效修正了向量检索在处理专有名词时的语义偏移偏差。</w:t>
      </w:r>
    </w:p>
    <w:p w14:paraId="26942ACF" w14:textId="77777777" w:rsidR="00536B9D" w:rsidRPr="00536B9D" w:rsidRDefault="00427A71">
      <w:pPr>
        <w:pStyle w:val="21"/>
        <w:rPr>
          <w:rFonts w:hint="eastAsia"/>
          <w:rPrChange w:id="1232" w:author="Administrator" w:date="2026-04-30T13:36:00Z">
            <w:rPr>
              <w:rFonts w:ascii="黑体" w:eastAsia="黑体" w:hAnsi="黑体" w:hint="eastAsia"/>
              <w:sz w:val="28"/>
            </w:rPr>
          </w:rPrChange>
        </w:rPr>
        <w:pPrChange w:id="1233" w:author="Administrator" w:date="2026-04-30T13:36:00Z">
          <w:pPr>
            <w:pStyle w:val="b63ee27f-4cf3-414c-9275-d88e3f90795e"/>
            <w:spacing w:line="360" w:lineRule="auto"/>
          </w:pPr>
        </w:pPrChange>
      </w:pPr>
      <w:bookmarkStart w:id="1234" w:name="_Toc228451502"/>
      <w:r w:rsidRPr="00427A71">
        <w:rPr>
          <w:rFonts w:hint="eastAsia"/>
          <w:rPrChange w:id="1235" w:author="Administrator" w:date="2026-04-30T13:36:00Z">
            <w:rPr>
              <w:rFonts w:ascii="黑体" w:hAnsi="黑体" w:hint="eastAsia"/>
              <w:b w:val="0"/>
              <w:szCs w:val="21"/>
            </w:rPr>
          </w:rPrChange>
        </w:rPr>
        <w:t xml:space="preserve">6.2 </w:t>
      </w:r>
      <w:r w:rsidRPr="00427A71">
        <w:rPr>
          <w:rFonts w:hint="eastAsia"/>
          <w:rPrChange w:id="1236" w:author="Administrator" w:date="2026-04-30T13:36:00Z">
            <w:rPr>
              <w:rFonts w:ascii="黑体" w:hAnsi="黑体" w:hint="eastAsia"/>
              <w:b w:val="0"/>
              <w:szCs w:val="21"/>
            </w:rPr>
          </w:rPrChange>
        </w:rPr>
        <w:t>响应延迟毫秒级时序拆解分析</w:t>
      </w:r>
      <w:bookmarkEnd w:id="1234"/>
    </w:p>
    <w:p w14:paraId="1D3B1979" w14:textId="77777777" w:rsidR="00BD1B67" w:rsidRDefault="00BD1B67" w:rsidP="00BD1B67">
      <w:pPr>
        <w:pStyle w:val="af0"/>
        <w:widowControl/>
        <w:adjustRightInd w:val="0"/>
        <w:snapToGrid w:val="0"/>
        <w:spacing w:beforeAutospacing="0" w:after="0" w:afterAutospacing="0" w:line="360" w:lineRule="auto"/>
        <w:rPr>
          <w:rFonts w:ascii="Times New Roman" w:eastAsia="宋体" w:hAnsi="Times New Roman"/>
        </w:rPr>
      </w:pPr>
      <w:r w:rsidRPr="0035336D">
        <w:rPr>
          <w:rFonts w:ascii="Times New Roman" w:eastAsia="宋体" w:hAnsi="Times New Roman"/>
        </w:rPr>
        <w:t>性能体验是</w:t>
      </w:r>
      <w:r w:rsidRPr="0035336D">
        <w:rPr>
          <w:rFonts w:ascii="Times New Roman" w:eastAsia="sans-serif" w:hAnsi="Times New Roman"/>
        </w:rPr>
        <w:t xml:space="preserve"> RAG </w:t>
      </w:r>
      <w:r w:rsidRPr="0035336D">
        <w:rPr>
          <w:rFonts w:ascii="Times New Roman" w:eastAsia="宋体" w:hAnsi="Times New Roman"/>
        </w:rPr>
        <w:t>系统能否被高频使用的关键。为了精准定位性能瓶颈，本研究对一次典型请求进行了全链路时序拆解，见表</w:t>
      </w:r>
      <w:r w:rsidRPr="0035336D">
        <w:rPr>
          <w:rFonts w:ascii="Times New Roman" w:eastAsia="sans-serif" w:hAnsi="Times New Roman"/>
        </w:rPr>
        <w:t xml:space="preserve"> 6-2</w:t>
      </w:r>
      <w:r w:rsidRPr="0035336D">
        <w:rPr>
          <w:rFonts w:ascii="Times New Roman" w:eastAsia="宋体" w:hAnsi="Times New Roman"/>
        </w:rPr>
        <w:t>。</w:t>
      </w:r>
    </w:p>
    <w:p w14:paraId="7F4CFB5D" w14:textId="77777777" w:rsidR="00BD1B67" w:rsidRDefault="00BD1B67" w:rsidP="00BD1B67">
      <w:pPr>
        <w:pStyle w:val="af0"/>
        <w:widowControl/>
        <w:adjustRightInd w:val="0"/>
        <w:snapToGrid w:val="0"/>
        <w:spacing w:beforeAutospacing="0" w:after="0" w:afterAutospacing="0" w:line="360" w:lineRule="auto"/>
        <w:rPr>
          <w:rFonts w:ascii="Times New Roman" w:eastAsia="宋体" w:hAnsi="Times New Roman"/>
        </w:rPr>
      </w:pPr>
    </w:p>
    <w:p w14:paraId="475418C5" w14:textId="77777777" w:rsidR="00BD1B67" w:rsidDel="006A422D" w:rsidRDefault="00BD1B67" w:rsidP="00BD1B67">
      <w:pPr>
        <w:pStyle w:val="af0"/>
        <w:widowControl/>
        <w:adjustRightInd w:val="0"/>
        <w:snapToGrid w:val="0"/>
        <w:spacing w:beforeAutospacing="0" w:after="0" w:afterAutospacing="0" w:line="360" w:lineRule="auto"/>
        <w:rPr>
          <w:del w:id="1237" w:author="Administrator" w:date="2026-04-30T14:08:00Z"/>
          <w:rFonts w:ascii="Times New Roman" w:eastAsia="宋体" w:hAnsi="Times New Roman"/>
        </w:rPr>
      </w:pPr>
    </w:p>
    <w:p w14:paraId="00470C52" w14:textId="77777777" w:rsidR="00BD1B67" w:rsidRDefault="00BD1B67" w:rsidP="00BD1B67">
      <w:pPr>
        <w:pStyle w:val="af0"/>
        <w:widowControl/>
        <w:adjustRightInd w:val="0"/>
        <w:snapToGrid w:val="0"/>
        <w:spacing w:beforeAutospacing="0" w:after="0" w:afterAutospacing="0" w:line="360" w:lineRule="auto"/>
        <w:rPr>
          <w:rFonts w:ascii="Times New Roman" w:eastAsia="宋体" w:hAnsi="Times New Roman"/>
        </w:rPr>
      </w:pPr>
    </w:p>
    <w:tbl>
      <w:tblPr>
        <w:tblW w:w="5000" w:type="pct"/>
        <w:jc w:val="center"/>
        <w:tblBorders>
          <w:top w:val="single" w:sz="12" w:space="0" w:color="auto"/>
          <w:bottom w:val="single" w:sz="12" w:space="0" w:color="auto"/>
        </w:tblBorders>
        <w:tblLook w:val="04A0" w:firstRow="1" w:lastRow="0" w:firstColumn="1" w:lastColumn="0" w:noHBand="0" w:noVBand="1"/>
        <w:tblPrChange w:id="1238" w:author="Administrator" w:date="2026-04-30T14:08:00Z">
          <w:tblPr>
            <w:tblW w:w="0" w:type="auto"/>
            <w:jc w:val="center"/>
            <w:tblBorders>
              <w:top w:val="single" w:sz="12" w:space="0" w:color="auto"/>
              <w:bottom w:val="single" w:sz="12" w:space="0" w:color="auto"/>
            </w:tblBorders>
            <w:tblLook w:val="04A0" w:firstRow="1" w:lastRow="0" w:firstColumn="1" w:lastColumn="0" w:noHBand="0" w:noVBand="1"/>
          </w:tblPr>
        </w:tblPrChange>
      </w:tblPr>
      <w:tblGrid>
        <w:gridCol w:w="4414"/>
        <w:gridCol w:w="2394"/>
        <w:gridCol w:w="2762"/>
        <w:tblGridChange w:id="1239">
          <w:tblGrid>
            <w:gridCol w:w="3397"/>
            <w:gridCol w:w="1017"/>
            <w:gridCol w:w="826"/>
            <w:gridCol w:w="1568"/>
            <w:gridCol w:w="558"/>
            <w:gridCol w:w="2204"/>
          </w:tblGrid>
        </w:tblGridChange>
      </w:tblGrid>
      <w:tr w:rsidR="00BD1B67" w14:paraId="02F4A72B" w14:textId="77777777" w:rsidTr="006A422D">
        <w:trPr>
          <w:jc w:val="center"/>
          <w:trPrChange w:id="1240" w:author="Administrator" w:date="2026-04-30T14:08:00Z">
            <w:trPr>
              <w:gridAfter w:val="0"/>
              <w:jc w:val="center"/>
            </w:trPr>
          </w:trPrChange>
        </w:trPr>
        <w:tc>
          <w:tcPr>
            <w:tcW w:w="2306" w:type="pct"/>
            <w:tcBorders>
              <w:top w:val="single" w:sz="12" w:space="0" w:color="auto"/>
              <w:bottom w:val="single" w:sz="6" w:space="0" w:color="auto"/>
            </w:tcBorders>
            <w:vAlign w:val="center"/>
            <w:tcPrChange w:id="1241" w:author="Administrator" w:date="2026-04-30T14:08:00Z">
              <w:tcPr>
                <w:tcW w:w="3397" w:type="dxa"/>
                <w:tcBorders>
                  <w:top w:val="single" w:sz="12" w:space="0" w:color="auto"/>
                  <w:bottom w:val="single" w:sz="6" w:space="0" w:color="auto"/>
                </w:tcBorders>
                <w:vAlign w:val="center"/>
              </w:tcPr>
            </w:tcPrChange>
          </w:tcPr>
          <w:p w14:paraId="40B05598"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Style w:val="af7"/>
                <w:rFonts w:ascii="Times New Roman" w:eastAsia="宋体" w:hAnsi="Times New Roman"/>
              </w:rPr>
              <w:t>处理环节</w:t>
            </w:r>
          </w:p>
        </w:tc>
        <w:tc>
          <w:tcPr>
            <w:tcW w:w="1251" w:type="pct"/>
            <w:tcBorders>
              <w:top w:val="single" w:sz="12" w:space="0" w:color="auto"/>
              <w:bottom w:val="single" w:sz="6" w:space="0" w:color="auto"/>
            </w:tcBorders>
            <w:vAlign w:val="center"/>
            <w:tcPrChange w:id="1242" w:author="Administrator" w:date="2026-04-30T14:08:00Z">
              <w:tcPr>
                <w:tcW w:w="1843" w:type="dxa"/>
                <w:gridSpan w:val="2"/>
                <w:tcBorders>
                  <w:top w:val="single" w:sz="12" w:space="0" w:color="auto"/>
                  <w:bottom w:val="single" w:sz="6" w:space="0" w:color="auto"/>
                </w:tcBorders>
                <w:vAlign w:val="center"/>
              </w:tcPr>
            </w:tcPrChange>
          </w:tcPr>
          <w:p w14:paraId="47D07DB7"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Style w:val="af7"/>
                <w:rFonts w:ascii="Times New Roman" w:eastAsia="宋体" w:hAnsi="Times New Roman"/>
              </w:rPr>
              <w:t>平均耗时</w:t>
            </w:r>
            <w:r w:rsidRPr="0035336D">
              <w:rPr>
                <w:rStyle w:val="af7"/>
                <w:rFonts w:ascii="Times New Roman" w:eastAsia="sans-serif" w:hAnsi="Times New Roman"/>
              </w:rPr>
              <w:t xml:space="preserve"> (ms)</w:t>
            </w:r>
          </w:p>
        </w:tc>
        <w:tc>
          <w:tcPr>
            <w:tcW w:w="1443" w:type="pct"/>
            <w:tcBorders>
              <w:top w:val="single" w:sz="12" w:space="0" w:color="auto"/>
              <w:bottom w:val="single" w:sz="6" w:space="0" w:color="auto"/>
            </w:tcBorders>
            <w:vAlign w:val="center"/>
            <w:tcPrChange w:id="1243" w:author="Administrator" w:date="2026-04-30T14:08:00Z">
              <w:tcPr>
                <w:tcW w:w="2126" w:type="dxa"/>
                <w:gridSpan w:val="2"/>
                <w:tcBorders>
                  <w:top w:val="single" w:sz="12" w:space="0" w:color="auto"/>
                  <w:bottom w:val="single" w:sz="6" w:space="0" w:color="auto"/>
                </w:tcBorders>
                <w:vAlign w:val="center"/>
              </w:tcPr>
            </w:tcPrChange>
          </w:tcPr>
          <w:p w14:paraId="2473A103"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Style w:val="af7"/>
                <w:rFonts w:ascii="Times New Roman" w:eastAsia="宋体" w:hAnsi="Times New Roman"/>
              </w:rPr>
              <w:t>占比</w:t>
            </w:r>
            <w:r w:rsidRPr="0035336D">
              <w:rPr>
                <w:rStyle w:val="af7"/>
                <w:rFonts w:ascii="Times New Roman" w:eastAsia="sans-serif" w:hAnsi="Times New Roman"/>
              </w:rPr>
              <w:t xml:space="preserve"> (%)</w:t>
            </w:r>
          </w:p>
        </w:tc>
      </w:tr>
      <w:tr w:rsidR="00BD1B67" w14:paraId="0C180917" w14:textId="77777777" w:rsidTr="006A422D">
        <w:trPr>
          <w:jc w:val="center"/>
          <w:trPrChange w:id="1244" w:author="Administrator" w:date="2026-04-30T14:08:00Z">
            <w:trPr>
              <w:gridAfter w:val="0"/>
              <w:jc w:val="center"/>
            </w:trPr>
          </w:trPrChange>
        </w:trPr>
        <w:tc>
          <w:tcPr>
            <w:tcW w:w="2306" w:type="pct"/>
            <w:tcBorders>
              <w:top w:val="single" w:sz="6" w:space="0" w:color="auto"/>
            </w:tcBorders>
            <w:vAlign w:val="center"/>
            <w:tcPrChange w:id="1245" w:author="Administrator" w:date="2026-04-30T14:08:00Z">
              <w:tcPr>
                <w:tcW w:w="3397" w:type="dxa"/>
                <w:tcBorders>
                  <w:top w:val="single" w:sz="6" w:space="0" w:color="auto"/>
                </w:tcBorders>
                <w:vAlign w:val="center"/>
              </w:tcPr>
            </w:tcPrChange>
          </w:tcPr>
          <w:p w14:paraId="7EBDBD23"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rPr>
              <w:t>请求解析与</w:t>
            </w:r>
            <w:r w:rsidRPr="0035336D">
              <w:rPr>
                <w:rFonts w:ascii="Times New Roman" w:eastAsia="sans-serif" w:hAnsi="Times New Roman"/>
              </w:rPr>
              <w:t xml:space="preserve"> Session </w:t>
            </w:r>
            <w:r w:rsidRPr="0035336D">
              <w:rPr>
                <w:rFonts w:ascii="Times New Roman" w:eastAsia="宋体" w:hAnsi="Times New Roman"/>
              </w:rPr>
              <w:t>鉴权</w:t>
            </w:r>
          </w:p>
        </w:tc>
        <w:tc>
          <w:tcPr>
            <w:tcW w:w="1251" w:type="pct"/>
            <w:tcBorders>
              <w:top w:val="single" w:sz="6" w:space="0" w:color="auto"/>
            </w:tcBorders>
            <w:vAlign w:val="center"/>
            <w:tcPrChange w:id="1246" w:author="Administrator" w:date="2026-04-30T14:08:00Z">
              <w:tcPr>
                <w:tcW w:w="1843" w:type="dxa"/>
                <w:gridSpan w:val="2"/>
                <w:tcBorders>
                  <w:top w:val="single" w:sz="6" w:space="0" w:color="auto"/>
                </w:tcBorders>
                <w:vAlign w:val="center"/>
              </w:tcPr>
            </w:tcPrChange>
          </w:tcPr>
          <w:p w14:paraId="500DE17A"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47"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70</w:t>
            </w:r>
          </w:p>
        </w:tc>
        <w:tc>
          <w:tcPr>
            <w:tcW w:w="1443" w:type="pct"/>
            <w:tcBorders>
              <w:top w:val="single" w:sz="6" w:space="0" w:color="auto"/>
            </w:tcBorders>
            <w:vAlign w:val="center"/>
            <w:tcPrChange w:id="1248" w:author="Administrator" w:date="2026-04-30T14:08:00Z">
              <w:tcPr>
                <w:tcW w:w="2126" w:type="dxa"/>
                <w:gridSpan w:val="2"/>
                <w:tcBorders>
                  <w:top w:val="single" w:sz="6" w:space="0" w:color="auto"/>
                </w:tcBorders>
                <w:vAlign w:val="center"/>
              </w:tcPr>
            </w:tcPrChange>
          </w:tcPr>
          <w:p w14:paraId="3F8FD62B"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49"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1.6%</w:t>
            </w:r>
          </w:p>
        </w:tc>
      </w:tr>
      <w:tr w:rsidR="00BD1B67" w14:paraId="045E4D31" w14:textId="77777777" w:rsidTr="006A422D">
        <w:trPr>
          <w:jc w:val="center"/>
          <w:trPrChange w:id="1250" w:author="Administrator" w:date="2026-04-30T14:08:00Z">
            <w:trPr>
              <w:gridAfter w:val="0"/>
              <w:jc w:val="center"/>
            </w:trPr>
          </w:trPrChange>
        </w:trPr>
        <w:tc>
          <w:tcPr>
            <w:tcW w:w="2306" w:type="pct"/>
            <w:vAlign w:val="center"/>
            <w:tcPrChange w:id="1251" w:author="Administrator" w:date="2026-04-30T14:08:00Z">
              <w:tcPr>
                <w:tcW w:w="3397" w:type="dxa"/>
                <w:vAlign w:val="center"/>
              </w:tcPr>
            </w:tcPrChange>
          </w:tcPr>
          <w:p w14:paraId="11216630"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rPr>
              <w:t>提问</w:t>
            </w:r>
            <w:r w:rsidRPr="0035336D">
              <w:rPr>
                <w:rFonts w:ascii="Times New Roman" w:eastAsia="sans-serif" w:hAnsi="Times New Roman"/>
              </w:rPr>
              <w:t xml:space="preserve"> Query </w:t>
            </w:r>
            <w:r w:rsidRPr="0035336D">
              <w:rPr>
                <w:rFonts w:ascii="Times New Roman" w:eastAsia="宋体" w:hAnsi="Times New Roman"/>
              </w:rPr>
              <w:t>向量化</w:t>
            </w:r>
            <w:r w:rsidRPr="0035336D">
              <w:rPr>
                <w:rFonts w:ascii="Times New Roman" w:eastAsia="sans-serif" w:hAnsi="Times New Roman"/>
              </w:rPr>
              <w:t xml:space="preserve"> (</w:t>
            </w:r>
            <w:r w:rsidRPr="0035336D">
              <w:rPr>
                <w:rFonts w:ascii="Times New Roman" w:eastAsia="宋体" w:hAnsi="Times New Roman"/>
              </w:rPr>
              <w:t>本地模型</w:t>
            </w:r>
            <w:r w:rsidRPr="0035336D">
              <w:rPr>
                <w:rFonts w:ascii="Times New Roman" w:eastAsia="sans-serif" w:hAnsi="Times New Roman"/>
              </w:rPr>
              <w:t>)</w:t>
            </w:r>
          </w:p>
        </w:tc>
        <w:tc>
          <w:tcPr>
            <w:tcW w:w="1251" w:type="pct"/>
            <w:vAlign w:val="center"/>
            <w:tcPrChange w:id="1252" w:author="Administrator" w:date="2026-04-30T14:08:00Z">
              <w:tcPr>
                <w:tcW w:w="1843" w:type="dxa"/>
                <w:gridSpan w:val="2"/>
                <w:vAlign w:val="center"/>
              </w:tcPr>
            </w:tcPrChange>
          </w:tcPr>
          <w:p w14:paraId="495A0712"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53"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991</w:t>
            </w:r>
          </w:p>
        </w:tc>
        <w:tc>
          <w:tcPr>
            <w:tcW w:w="1443" w:type="pct"/>
            <w:vAlign w:val="center"/>
            <w:tcPrChange w:id="1254" w:author="Administrator" w:date="2026-04-30T14:08:00Z">
              <w:tcPr>
                <w:tcW w:w="2126" w:type="dxa"/>
                <w:gridSpan w:val="2"/>
                <w:vAlign w:val="center"/>
              </w:tcPr>
            </w:tcPrChange>
          </w:tcPr>
          <w:p w14:paraId="1DCE09E5"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55"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22.8%</w:t>
            </w:r>
          </w:p>
        </w:tc>
      </w:tr>
      <w:tr w:rsidR="00BD1B67" w14:paraId="6B59CAB8" w14:textId="77777777" w:rsidTr="006A422D">
        <w:trPr>
          <w:jc w:val="center"/>
          <w:trPrChange w:id="1256" w:author="Administrator" w:date="2026-04-30T14:08:00Z">
            <w:trPr>
              <w:gridAfter w:val="0"/>
              <w:jc w:val="center"/>
            </w:trPr>
          </w:trPrChange>
        </w:trPr>
        <w:tc>
          <w:tcPr>
            <w:tcW w:w="2306" w:type="pct"/>
            <w:vAlign w:val="center"/>
            <w:tcPrChange w:id="1257" w:author="Administrator" w:date="2026-04-30T14:08:00Z">
              <w:tcPr>
                <w:tcW w:w="3397" w:type="dxa"/>
                <w:vAlign w:val="center"/>
              </w:tcPr>
            </w:tcPrChange>
          </w:tcPr>
          <w:p w14:paraId="30C410B7"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rPr>
              <w:t>双路检索与加权融合</w:t>
            </w:r>
            <w:r w:rsidRPr="0035336D">
              <w:rPr>
                <w:rFonts w:ascii="Times New Roman" w:eastAsia="sans-serif" w:hAnsi="Times New Roman"/>
              </w:rPr>
              <w:t xml:space="preserve"> (MySQL)</w:t>
            </w:r>
          </w:p>
        </w:tc>
        <w:tc>
          <w:tcPr>
            <w:tcW w:w="1251" w:type="pct"/>
            <w:vAlign w:val="center"/>
            <w:tcPrChange w:id="1258" w:author="Administrator" w:date="2026-04-30T14:08:00Z">
              <w:tcPr>
                <w:tcW w:w="1843" w:type="dxa"/>
                <w:gridSpan w:val="2"/>
                <w:vAlign w:val="center"/>
              </w:tcPr>
            </w:tcPrChange>
          </w:tcPr>
          <w:p w14:paraId="6CC213FF"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59"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2106</w:t>
            </w:r>
          </w:p>
        </w:tc>
        <w:tc>
          <w:tcPr>
            <w:tcW w:w="1443" w:type="pct"/>
            <w:vAlign w:val="center"/>
            <w:tcPrChange w:id="1260" w:author="Administrator" w:date="2026-04-30T14:08:00Z">
              <w:tcPr>
                <w:tcW w:w="2126" w:type="dxa"/>
                <w:gridSpan w:val="2"/>
                <w:vAlign w:val="center"/>
              </w:tcPr>
            </w:tcPrChange>
          </w:tcPr>
          <w:p w14:paraId="6C85FD78"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61"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48.5%</w:t>
            </w:r>
          </w:p>
        </w:tc>
      </w:tr>
      <w:tr w:rsidR="00BD1B67" w14:paraId="7E3702CB" w14:textId="77777777" w:rsidTr="006A422D">
        <w:trPr>
          <w:jc w:val="center"/>
          <w:trPrChange w:id="1262" w:author="Administrator" w:date="2026-04-30T14:08:00Z">
            <w:trPr>
              <w:gridAfter w:val="0"/>
              <w:jc w:val="center"/>
            </w:trPr>
          </w:trPrChange>
        </w:trPr>
        <w:tc>
          <w:tcPr>
            <w:tcW w:w="2306" w:type="pct"/>
            <w:vAlign w:val="center"/>
            <w:tcPrChange w:id="1263" w:author="Administrator" w:date="2026-04-30T14:08:00Z">
              <w:tcPr>
                <w:tcW w:w="3397" w:type="dxa"/>
                <w:vAlign w:val="center"/>
              </w:tcPr>
            </w:tcPrChange>
          </w:tcPr>
          <w:p w14:paraId="6EC2E4DC"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rPr>
              <w:t>提示词组装与上下文拼装</w:t>
            </w:r>
          </w:p>
        </w:tc>
        <w:tc>
          <w:tcPr>
            <w:tcW w:w="1251" w:type="pct"/>
            <w:vAlign w:val="center"/>
            <w:tcPrChange w:id="1264" w:author="Administrator" w:date="2026-04-30T14:08:00Z">
              <w:tcPr>
                <w:tcW w:w="1843" w:type="dxa"/>
                <w:gridSpan w:val="2"/>
                <w:vAlign w:val="center"/>
              </w:tcPr>
            </w:tcPrChange>
          </w:tcPr>
          <w:p w14:paraId="45D2BB0A"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65"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&lt;1</w:t>
            </w:r>
          </w:p>
        </w:tc>
        <w:tc>
          <w:tcPr>
            <w:tcW w:w="1443" w:type="pct"/>
            <w:vAlign w:val="center"/>
            <w:tcPrChange w:id="1266" w:author="Administrator" w:date="2026-04-30T14:08:00Z">
              <w:tcPr>
                <w:tcW w:w="2126" w:type="dxa"/>
                <w:gridSpan w:val="2"/>
                <w:vAlign w:val="center"/>
              </w:tcPr>
            </w:tcPrChange>
          </w:tcPr>
          <w:p w14:paraId="405E56DC"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67"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0.0%</w:t>
            </w:r>
          </w:p>
        </w:tc>
      </w:tr>
      <w:tr w:rsidR="00BD1B67" w14:paraId="681480F3" w14:textId="77777777" w:rsidTr="006A422D">
        <w:trPr>
          <w:jc w:val="center"/>
          <w:trPrChange w:id="1268" w:author="Administrator" w:date="2026-04-30T14:08:00Z">
            <w:trPr>
              <w:gridAfter w:val="0"/>
              <w:jc w:val="center"/>
            </w:trPr>
          </w:trPrChange>
        </w:trPr>
        <w:tc>
          <w:tcPr>
            <w:tcW w:w="2306" w:type="pct"/>
            <w:vAlign w:val="center"/>
            <w:tcPrChange w:id="1269" w:author="Administrator" w:date="2026-04-30T14:08:00Z">
              <w:tcPr>
                <w:tcW w:w="3397" w:type="dxa"/>
                <w:vAlign w:val="center"/>
              </w:tcPr>
            </w:tcPrChange>
          </w:tcPr>
          <w:p w14:paraId="1F7333E3"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sans-serif" w:hAnsi="Times New Roman"/>
              </w:rPr>
              <w:t xml:space="preserve">LLM </w:t>
            </w:r>
            <w:r w:rsidRPr="0035336D">
              <w:rPr>
                <w:rFonts w:ascii="Times New Roman" w:eastAsia="宋体" w:hAnsi="Times New Roman"/>
              </w:rPr>
              <w:t>首字响应延迟</w:t>
            </w:r>
            <w:r w:rsidRPr="0035336D">
              <w:rPr>
                <w:rFonts w:ascii="Times New Roman" w:eastAsia="sans-serif" w:hAnsi="Times New Roman"/>
              </w:rPr>
              <w:t xml:space="preserve"> (TTFT)</w:t>
            </w:r>
          </w:p>
        </w:tc>
        <w:tc>
          <w:tcPr>
            <w:tcW w:w="1251" w:type="pct"/>
            <w:vAlign w:val="center"/>
            <w:tcPrChange w:id="1270" w:author="Administrator" w:date="2026-04-30T14:08:00Z">
              <w:tcPr>
                <w:tcW w:w="1843" w:type="dxa"/>
                <w:gridSpan w:val="2"/>
                <w:vAlign w:val="center"/>
              </w:tcPr>
            </w:tcPrChange>
          </w:tcPr>
          <w:p w14:paraId="219A54F9"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71"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1167</w:t>
            </w:r>
          </w:p>
        </w:tc>
        <w:tc>
          <w:tcPr>
            <w:tcW w:w="1443" w:type="pct"/>
            <w:vAlign w:val="center"/>
            <w:tcPrChange w:id="1272" w:author="Administrator" w:date="2026-04-30T14:08:00Z">
              <w:tcPr>
                <w:tcW w:w="2126" w:type="dxa"/>
                <w:gridSpan w:val="2"/>
                <w:vAlign w:val="center"/>
              </w:tcPr>
            </w:tcPrChange>
          </w:tcPr>
          <w:p w14:paraId="38BA8F34"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73"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26.9%</w:t>
            </w:r>
          </w:p>
        </w:tc>
      </w:tr>
      <w:tr w:rsidR="00BD1B67" w14:paraId="60138B0F" w14:textId="77777777" w:rsidTr="006A422D">
        <w:trPr>
          <w:jc w:val="center"/>
          <w:trPrChange w:id="1274" w:author="Administrator" w:date="2026-04-30T14:08:00Z">
            <w:trPr>
              <w:gridAfter w:val="0"/>
              <w:jc w:val="center"/>
            </w:trPr>
          </w:trPrChange>
        </w:trPr>
        <w:tc>
          <w:tcPr>
            <w:tcW w:w="2306" w:type="pct"/>
            <w:vAlign w:val="center"/>
            <w:tcPrChange w:id="1275" w:author="Administrator" w:date="2026-04-30T14:08:00Z">
              <w:tcPr>
                <w:tcW w:w="3397" w:type="dxa"/>
                <w:vAlign w:val="center"/>
              </w:tcPr>
            </w:tcPrChange>
          </w:tcPr>
          <w:p w14:paraId="75A3D9EB"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rPr>
              <w:t>网络传输损耗</w:t>
            </w:r>
          </w:p>
        </w:tc>
        <w:tc>
          <w:tcPr>
            <w:tcW w:w="1251" w:type="pct"/>
            <w:vAlign w:val="center"/>
            <w:tcPrChange w:id="1276" w:author="Administrator" w:date="2026-04-30T14:08:00Z">
              <w:tcPr>
                <w:tcW w:w="1843" w:type="dxa"/>
                <w:gridSpan w:val="2"/>
                <w:vAlign w:val="center"/>
              </w:tcPr>
            </w:tcPrChange>
          </w:tcPr>
          <w:p w14:paraId="29EBFEF0"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77"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8</w:t>
            </w:r>
          </w:p>
        </w:tc>
        <w:tc>
          <w:tcPr>
            <w:tcW w:w="1443" w:type="pct"/>
            <w:vAlign w:val="center"/>
            <w:tcPrChange w:id="1278" w:author="Administrator" w:date="2026-04-30T14:08:00Z">
              <w:tcPr>
                <w:tcW w:w="2126" w:type="dxa"/>
                <w:gridSpan w:val="2"/>
                <w:vAlign w:val="center"/>
              </w:tcPr>
            </w:tcPrChange>
          </w:tcPr>
          <w:p w14:paraId="5DA00CAF"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79"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rPr>
              <w:t>0.2%</w:t>
            </w:r>
          </w:p>
        </w:tc>
      </w:tr>
      <w:tr w:rsidR="00BD1B67" w14:paraId="021C5966" w14:textId="77777777" w:rsidTr="006A422D">
        <w:trPr>
          <w:jc w:val="center"/>
          <w:trPrChange w:id="1280" w:author="Administrator" w:date="2026-04-30T14:08:00Z">
            <w:trPr>
              <w:gridAfter w:val="0"/>
              <w:jc w:val="center"/>
            </w:trPr>
          </w:trPrChange>
        </w:trPr>
        <w:tc>
          <w:tcPr>
            <w:tcW w:w="2306" w:type="pct"/>
            <w:vAlign w:val="center"/>
            <w:tcPrChange w:id="1281" w:author="Administrator" w:date="2026-04-30T14:08:00Z">
              <w:tcPr>
                <w:tcW w:w="3397" w:type="dxa"/>
                <w:vAlign w:val="center"/>
              </w:tcPr>
            </w:tcPrChange>
          </w:tcPr>
          <w:p w14:paraId="68CAB775"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35336D">
              <w:rPr>
                <w:rFonts w:ascii="Times New Roman" w:eastAsia="宋体" w:hAnsi="Times New Roman"/>
                <w:b/>
                <w:bCs/>
              </w:rPr>
              <w:t>总计首字延迟</w:t>
            </w:r>
          </w:p>
        </w:tc>
        <w:tc>
          <w:tcPr>
            <w:tcW w:w="1251" w:type="pct"/>
            <w:vAlign w:val="center"/>
            <w:tcPrChange w:id="1282" w:author="Administrator" w:date="2026-04-30T14:08:00Z">
              <w:tcPr>
                <w:tcW w:w="1843" w:type="dxa"/>
                <w:gridSpan w:val="2"/>
                <w:vAlign w:val="center"/>
              </w:tcPr>
            </w:tcPrChange>
          </w:tcPr>
          <w:p w14:paraId="43ECEAC1"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83"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b/>
                <w:bCs/>
              </w:rPr>
              <w:t>4342</w:t>
            </w:r>
          </w:p>
        </w:tc>
        <w:tc>
          <w:tcPr>
            <w:tcW w:w="1443" w:type="pct"/>
            <w:vAlign w:val="center"/>
            <w:tcPrChange w:id="1284" w:author="Administrator" w:date="2026-04-30T14:08:00Z">
              <w:tcPr>
                <w:tcW w:w="2126" w:type="dxa"/>
                <w:gridSpan w:val="2"/>
                <w:vAlign w:val="center"/>
              </w:tcPr>
            </w:tcPrChange>
          </w:tcPr>
          <w:p w14:paraId="72F6D37D"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285" w:author="Administrator" w:date="2026-04-30T14:08:00Z">
                <w:pPr>
                  <w:pStyle w:val="af0"/>
                  <w:widowControl/>
                  <w:adjustRightInd w:val="0"/>
                  <w:spacing w:beforeAutospacing="0" w:after="0" w:afterAutospacing="0" w:line="360" w:lineRule="auto"/>
                </w:pPr>
              </w:pPrChange>
            </w:pPr>
            <w:r w:rsidRPr="0035336D">
              <w:rPr>
                <w:rFonts w:ascii="Times New Roman" w:eastAsia="sans-serif" w:hAnsi="Times New Roman"/>
                <w:b/>
                <w:bCs/>
              </w:rPr>
              <w:t>100.0%</w:t>
            </w:r>
          </w:p>
        </w:tc>
      </w:tr>
    </w:tbl>
    <w:p w14:paraId="149E629E" w14:textId="77777777" w:rsidR="00BD1B67" w:rsidRPr="0035336D" w:rsidRDefault="00BD1B67" w:rsidP="00BD1B67">
      <w:pPr>
        <w:pStyle w:val="af0"/>
        <w:widowControl/>
        <w:adjustRightInd w:val="0"/>
        <w:snapToGrid w:val="0"/>
        <w:spacing w:beforeAutospacing="0" w:after="0" w:afterAutospacing="0" w:line="360" w:lineRule="auto"/>
        <w:ind w:firstLineChars="200" w:firstLine="480"/>
        <w:rPr>
          <w:rFonts w:ascii="Times New Roman" w:eastAsia="sans-serif" w:hAnsi="Times New Roman"/>
        </w:rPr>
      </w:pPr>
      <w:r w:rsidRPr="00E66C81">
        <w:rPr>
          <w:rFonts w:ascii="Times New Roman" w:eastAsia="宋体" w:hAnsi="Times New Roman"/>
        </w:rPr>
        <w:t>深度分析</w:t>
      </w:r>
      <w:r w:rsidRPr="0035336D">
        <w:rPr>
          <w:rFonts w:ascii="Times New Roman" w:eastAsia="宋体" w:hAnsi="Times New Roman"/>
        </w:rPr>
        <w:t>：通过毫秒级的拆解可以清晰地看到，系统的总计首字延迟为</w:t>
      </w:r>
      <w:r w:rsidRPr="0035336D">
        <w:rPr>
          <w:rFonts w:ascii="Times New Roman" w:eastAsia="sans-serif" w:hAnsi="Times New Roman"/>
        </w:rPr>
        <w:t xml:space="preserve"> 434</w:t>
      </w:r>
      <w:del w:id="1286" w:author="Administrator" w:date="2026-04-30T14:14:00Z">
        <w:r w:rsidRPr="0035336D" w:rsidDel="00DB126D">
          <w:rPr>
            <w:rFonts w:ascii="Times New Roman" w:eastAsia="sans-serif" w:hAnsi="Times New Roman"/>
          </w:rPr>
          <w:delText>2m</w:delText>
        </w:r>
      </w:del>
      <w:r w:rsidRPr="0035336D">
        <w:rPr>
          <w:rFonts w:ascii="Times New Roman" w:eastAsia="sans-serif" w:hAnsi="Times New Roman"/>
        </w:rPr>
        <w:t>s</w:t>
      </w:r>
      <w:r w:rsidRPr="0035336D">
        <w:rPr>
          <w:rFonts w:ascii="Times New Roman" w:eastAsia="宋体" w:hAnsi="Times New Roman"/>
        </w:rPr>
        <w:t>。数据揭示了本地计算环节是当前的性能瓶颈：基于</w:t>
      </w:r>
      <w:r w:rsidRPr="0035336D">
        <w:rPr>
          <w:rFonts w:ascii="Times New Roman" w:eastAsia="sans-serif" w:hAnsi="Times New Roman"/>
        </w:rPr>
        <w:t xml:space="preserve"> MySQL </w:t>
      </w:r>
      <w:r w:rsidRPr="0035336D">
        <w:rPr>
          <w:rFonts w:ascii="Times New Roman" w:eastAsia="宋体" w:hAnsi="Times New Roman"/>
        </w:rPr>
        <w:t>的</w:t>
      </w:r>
      <w:r w:rsidRPr="0035336D">
        <w:rPr>
          <w:rFonts w:ascii="Times New Roman" w:eastAsia="sans-serif" w:hAnsi="Times New Roman"/>
        </w:rPr>
        <w:t>“</w:t>
      </w:r>
      <w:r w:rsidRPr="0035336D">
        <w:rPr>
          <w:rFonts w:ascii="Times New Roman" w:eastAsia="宋体" w:hAnsi="Times New Roman"/>
        </w:rPr>
        <w:t>双路检索与加权融合</w:t>
      </w:r>
      <w:r w:rsidRPr="0035336D">
        <w:rPr>
          <w:rFonts w:ascii="Times New Roman" w:eastAsia="sans-serif" w:hAnsi="Times New Roman"/>
        </w:rPr>
        <w:t>”</w:t>
      </w:r>
      <w:r w:rsidRPr="0035336D">
        <w:rPr>
          <w:rFonts w:ascii="Times New Roman" w:eastAsia="宋体" w:hAnsi="Times New Roman"/>
        </w:rPr>
        <w:t>耗时最高，达</w:t>
      </w:r>
      <w:r w:rsidRPr="0035336D">
        <w:rPr>
          <w:rFonts w:ascii="Times New Roman" w:eastAsia="sans-serif" w:hAnsi="Times New Roman"/>
        </w:rPr>
        <w:t xml:space="preserve"> 210</w:t>
      </w:r>
      <w:del w:id="1287" w:author="Administrator" w:date="2026-04-30T14:14:00Z">
        <w:r w:rsidRPr="0035336D" w:rsidDel="00DB126D">
          <w:rPr>
            <w:rFonts w:ascii="Times New Roman" w:eastAsia="sans-serif" w:hAnsi="Times New Roman"/>
          </w:rPr>
          <w:delText>6m</w:delText>
        </w:r>
      </w:del>
      <w:r w:rsidRPr="0035336D">
        <w:rPr>
          <w:rFonts w:ascii="Times New Roman" w:eastAsia="sans-serif" w:hAnsi="Times New Roman"/>
        </w:rPr>
        <w:t>s</w:t>
      </w:r>
      <w:r w:rsidRPr="0035336D">
        <w:rPr>
          <w:rFonts w:ascii="Times New Roman" w:eastAsia="宋体" w:hAnsi="Times New Roman"/>
        </w:rPr>
        <w:t>（占比</w:t>
      </w:r>
      <w:r w:rsidRPr="0035336D">
        <w:rPr>
          <w:rFonts w:ascii="Times New Roman" w:eastAsia="sans-serif" w:hAnsi="Times New Roman"/>
        </w:rPr>
        <w:t xml:space="preserve"> 48.5%</w:t>
      </w:r>
      <w:r w:rsidRPr="0035336D">
        <w:rPr>
          <w:rFonts w:ascii="Times New Roman" w:eastAsia="宋体" w:hAnsi="Times New Roman"/>
        </w:rPr>
        <w:t>）。相比之下，云端</w:t>
      </w:r>
      <w:r w:rsidRPr="0035336D">
        <w:rPr>
          <w:rFonts w:ascii="Times New Roman" w:eastAsia="sans-serif" w:hAnsi="Times New Roman"/>
        </w:rPr>
        <w:t xml:space="preserve"> LLM </w:t>
      </w:r>
      <w:r w:rsidRPr="0035336D">
        <w:rPr>
          <w:rFonts w:ascii="Times New Roman" w:eastAsia="宋体" w:hAnsi="Times New Roman"/>
        </w:rPr>
        <w:t>的首字响应延迟（</w:t>
      </w:r>
      <w:r w:rsidRPr="0035336D">
        <w:rPr>
          <w:rFonts w:ascii="Times New Roman" w:eastAsia="sans-serif" w:hAnsi="Times New Roman"/>
        </w:rPr>
        <w:t>TTFT</w:t>
      </w:r>
      <w:r w:rsidRPr="0035336D">
        <w:rPr>
          <w:rFonts w:ascii="Times New Roman" w:eastAsia="宋体" w:hAnsi="Times New Roman"/>
        </w:rPr>
        <w:t>）为</w:t>
      </w:r>
      <w:r w:rsidRPr="0035336D">
        <w:rPr>
          <w:rFonts w:ascii="Times New Roman" w:eastAsia="sans-serif" w:hAnsi="Times New Roman"/>
        </w:rPr>
        <w:t xml:space="preserve"> 116</w:t>
      </w:r>
      <w:del w:id="1288" w:author="Administrator" w:date="2026-04-30T14:14:00Z">
        <w:r w:rsidRPr="0035336D" w:rsidDel="00DB126D">
          <w:rPr>
            <w:rFonts w:ascii="Times New Roman" w:eastAsia="sans-serif" w:hAnsi="Times New Roman"/>
          </w:rPr>
          <w:delText>7m</w:delText>
        </w:r>
      </w:del>
      <w:r w:rsidRPr="0035336D">
        <w:rPr>
          <w:rFonts w:ascii="Times New Roman" w:eastAsia="sans-serif" w:hAnsi="Times New Roman"/>
        </w:rPr>
        <w:t>s</w:t>
      </w:r>
      <w:r w:rsidRPr="0035336D">
        <w:rPr>
          <w:rFonts w:ascii="Times New Roman" w:eastAsia="宋体" w:hAnsi="Times New Roman"/>
        </w:rPr>
        <w:t>（占比</w:t>
      </w:r>
      <w:r w:rsidRPr="0035336D">
        <w:rPr>
          <w:rFonts w:ascii="Times New Roman" w:eastAsia="sans-serif" w:hAnsi="Times New Roman"/>
        </w:rPr>
        <w:t xml:space="preserve"> 26.9%</w:t>
      </w:r>
      <w:r w:rsidRPr="0035336D">
        <w:rPr>
          <w:rFonts w:ascii="Times New Roman" w:eastAsia="宋体" w:hAnsi="Times New Roman"/>
        </w:rPr>
        <w:t>）。这指明了系统未来的优化方向在于引入专业的向量数据库。</w:t>
      </w:r>
    </w:p>
    <w:p w14:paraId="1B3A0299" w14:textId="77777777" w:rsidR="00536B9D" w:rsidRPr="00536B9D" w:rsidRDefault="00427A71">
      <w:pPr>
        <w:pStyle w:val="21"/>
        <w:rPr>
          <w:rFonts w:hint="eastAsia"/>
          <w:rPrChange w:id="1289" w:author="Administrator" w:date="2026-04-30T13:36:00Z">
            <w:rPr>
              <w:rFonts w:ascii="黑体" w:eastAsia="黑体" w:hAnsi="黑体" w:hint="eastAsia"/>
              <w:sz w:val="28"/>
            </w:rPr>
          </w:rPrChange>
        </w:rPr>
        <w:pPrChange w:id="1290" w:author="Administrator" w:date="2026-04-30T13:36:00Z">
          <w:pPr>
            <w:pStyle w:val="b63ee27f-4cf3-414c-9275-d88e3f90795e"/>
            <w:spacing w:line="360" w:lineRule="auto"/>
          </w:pPr>
        </w:pPrChange>
      </w:pPr>
      <w:bookmarkStart w:id="1291" w:name="_Toc228451503"/>
      <w:r w:rsidRPr="00427A71">
        <w:rPr>
          <w:rFonts w:hint="eastAsia"/>
          <w:rPrChange w:id="1292" w:author="Administrator" w:date="2026-04-30T13:36:00Z">
            <w:rPr>
              <w:rFonts w:ascii="黑体" w:hAnsi="黑体" w:hint="eastAsia"/>
              <w:b w:val="0"/>
              <w:szCs w:val="21"/>
            </w:rPr>
          </w:rPrChange>
        </w:rPr>
        <w:t xml:space="preserve">6.3 </w:t>
      </w:r>
      <w:r w:rsidRPr="00427A71">
        <w:rPr>
          <w:rFonts w:hint="eastAsia"/>
          <w:rPrChange w:id="1293" w:author="Administrator" w:date="2026-04-30T13:36:00Z">
            <w:rPr>
              <w:rFonts w:ascii="黑体" w:hAnsi="黑体" w:hint="eastAsia"/>
              <w:b w:val="0"/>
              <w:szCs w:val="21"/>
            </w:rPr>
          </w:rPrChange>
        </w:rPr>
        <w:t>切片策略（</w:t>
      </w:r>
      <w:r w:rsidRPr="00427A71">
        <w:rPr>
          <w:rFonts w:hint="eastAsia"/>
          <w:rPrChange w:id="1294" w:author="Administrator" w:date="2026-04-30T13:36:00Z">
            <w:rPr>
              <w:rFonts w:ascii="黑体" w:hAnsi="黑体" w:hint="eastAsia"/>
              <w:b w:val="0"/>
              <w:szCs w:val="21"/>
            </w:rPr>
          </w:rPrChange>
        </w:rPr>
        <w:t>Chunking</w:t>
      </w:r>
      <w:r w:rsidRPr="00427A71">
        <w:rPr>
          <w:rFonts w:hint="eastAsia"/>
          <w:rPrChange w:id="1295" w:author="Administrator" w:date="2026-04-30T13:36:00Z">
            <w:rPr>
              <w:rFonts w:ascii="黑体" w:hAnsi="黑体" w:hint="eastAsia"/>
              <w:b w:val="0"/>
              <w:szCs w:val="21"/>
            </w:rPr>
          </w:rPrChange>
        </w:rPr>
        <w:t>）消融实验与参数论证</w:t>
      </w:r>
      <w:bookmarkEnd w:id="1291"/>
    </w:p>
    <w:p w14:paraId="1B825EBB" w14:textId="77777777" w:rsidR="00536B9D" w:rsidRDefault="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1296" w:author="Administrator" w:date="2026-04-30T13:48:00Z">
          <w:pPr>
            <w:pStyle w:val="af0"/>
            <w:widowControl/>
            <w:adjustRightInd w:val="0"/>
            <w:snapToGrid w:val="0"/>
            <w:spacing w:beforeAutospacing="0" w:after="0" w:afterAutospacing="0" w:line="360" w:lineRule="auto"/>
          </w:pPr>
        </w:pPrChange>
      </w:pPr>
      <w:r w:rsidRPr="0035336D">
        <w:rPr>
          <w:rFonts w:ascii="Times New Roman" w:eastAsia="宋体" w:hAnsi="Times New Roman"/>
        </w:rPr>
        <w:t>针对</w:t>
      </w:r>
      <w:r w:rsidR="00427A71" w:rsidRPr="00427A71">
        <w:rPr>
          <w:rFonts w:ascii="Times New Roman" w:eastAsia="宋体" w:hAnsi="Times New Roman"/>
          <w:rPrChange w:id="1297" w:author="Administrator" w:date="2026-04-30T13:48:00Z">
            <w:rPr>
              <w:rFonts w:ascii="Times New Roman" w:eastAsia="sans-serif" w:hAnsi="Times New Roman"/>
              <w:sz w:val="21"/>
              <w:szCs w:val="21"/>
            </w:rPr>
          </w:rPrChange>
        </w:rPr>
        <w:t xml:space="preserve"> 512 </w:t>
      </w:r>
      <w:r w:rsidRPr="0035336D">
        <w:rPr>
          <w:rFonts w:ascii="Times New Roman" w:eastAsia="宋体" w:hAnsi="Times New Roman"/>
        </w:rPr>
        <w:t>字符窗口和</w:t>
      </w:r>
      <w:r w:rsidR="00427A71" w:rsidRPr="00427A71">
        <w:rPr>
          <w:rFonts w:ascii="Times New Roman" w:eastAsia="宋体" w:hAnsi="Times New Roman"/>
          <w:rPrChange w:id="1298" w:author="Administrator" w:date="2026-04-30T13:48:00Z">
            <w:rPr>
              <w:rFonts w:ascii="Times New Roman" w:eastAsia="sans-serif" w:hAnsi="Times New Roman"/>
              <w:sz w:val="21"/>
              <w:szCs w:val="21"/>
            </w:rPr>
          </w:rPrChange>
        </w:rPr>
        <w:t xml:space="preserve"> 50 </w:t>
      </w:r>
      <w:r w:rsidRPr="0035336D">
        <w:rPr>
          <w:rFonts w:ascii="Times New Roman" w:eastAsia="宋体" w:hAnsi="Times New Roman"/>
        </w:rPr>
        <w:t>字符重叠度的参数设置，本研究进行了消融实验，结果如表</w:t>
      </w:r>
      <w:r w:rsidR="00427A71" w:rsidRPr="00427A71">
        <w:rPr>
          <w:rFonts w:ascii="Times New Roman" w:eastAsia="宋体" w:hAnsi="Times New Roman"/>
          <w:rPrChange w:id="1299" w:author="Administrator" w:date="2026-04-30T13:48:00Z">
            <w:rPr>
              <w:rFonts w:ascii="Times New Roman" w:eastAsia="sans-serif" w:hAnsi="Times New Roman"/>
              <w:sz w:val="21"/>
              <w:szCs w:val="21"/>
            </w:rPr>
          </w:rPrChange>
        </w:rPr>
        <w:t xml:space="preserve"> 6-3 </w:t>
      </w:r>
      <w:r w:rsidRPr="0035336D">
        <w:rPr>
          <w:rFonts w:ascii="Times New Roman" w:eastAsia="宋体" w:hAnsi="Times New Roman"/>
        </w:rPr>
        <w:t>所示。</w:t>
      </w:r>
    </w:p>
    <w:tbl>
      <w:tblPr>
        <w:tblW w:w="5000" w:type="pct"/>
        <w:tblBorders>
          <w:top w:val="single" w:sz="12" w:space="0" w:color="auto"/>
          <w:bottom w:val="single" w:sz="12" w:space="0" w:color="auto"/>
        </w:tblBorders>
        <w:tblLook w:val="04A0" w:firstRow="1" w:lastRow="0" w:firstColumn="1" w:lastColumn="0" w:noHBand="0" w:noVBand="1"/>
        <w:tblPrChange w:id="1300" w:author="Administrator" w:date="2026-04-30T14:08:00Z">
          <w:tblPr>
            <w:tblW w:w="0" w:type="auto"/>
            <w:tblBorders>
              <w:top w:val="single" w:sz="12" w:space="0" w:color="auto"/>
              <w:bottom w:val="single" w:sz="12" w:space="0" w:color="auto"/>
            </w:tblBorders>
            <w:tblLook w:val="04A0" w:firstRow="1" w:lastRow="0" w:firstColumn="1" w:lastColumn="0" w:noHBand="0" w:noVBand="1"/>
          </w:tblPr>
        </w:tblPrChange>
      </w:tblPr>
      <w:tblGrid>
        <w:gridCol w:w="2392"/>
        <w:gridCol w:w="2392"/>
        <w:gridCol w:w="2393"/>
        <w:gridCol w:w="2393"/>
        <w:tblGridChange w:id="1301">
          <w:tblGrid>
            <w:gridCol w:w="2337"/>
            <w:gridCol w:w="55"/>
            <w:gridCol w:w="2282"/>
            <w:gridCol w:w="110"/>
            <w:gridCol w:w="2228"/>
            <w:gridCol w:w="165"/>
            <w:gridCol w:w="2173"/>
            <w:gridCol w:w="220"/>
          </w:tblGrid>
        </w:tblGridChange>
      </w:tblGrid>
      <w:tr w:rsidR="00BD1B67" w14:paraId="7B3AFF17" w14:textId="77777777" w:rsidTr="006A422D">
        <w:trPr>
          <w:trPrChange w:id="1302" w:author="Administrator" w:date="2026-04-30T14:08:00Z">
            <w:trPr>
              <w:gridAfter w:val="0"/>
            </w:trPr>
          </w:trPrChange>
        </w:trPr>
        <w:tc>
          <w:tcPr>
            <w:tcW w:w="1250" w:type="pct"/>
            <w:tcBorders>
              <w:top w:val="single" w:sz="12" w:space="0" w:color="auto"/>
              <w:bottom w:val="single" w:sz="6" w:space="0" w:color="auto"/>
            </w:tcBorders>
            <w:vAlign w:val="center"/>
            <w:tcPrChange w:id="1303" w:author="Administrator" w:date="2026-04-30T14:08:00Z">
              <w:tcPr>
                <w:tcW w:w="2337" w:type="dxa"/>
                <w:tcBorders>
                  <w:top w:val="single" w:sz="12" w:space="0" w:color="auto"/>
                  <w:bottom w:val="single" w:sz="6" w:space="0" w:color="auto"/>
                </w:tcBorders>
                <w:vAlign w:val="center"/>
              </w:tcPr>
            </w:tcPrChange>
          </w:tcPr>
          <w:p w14:paraId="7378F9C8"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b/>
                <w:bCs/>
              </w:rPr>
            </w:pPr>
            <w:r w:rsidRPr="00236A8A">
              <w:rPr>
                <w:rStyle w:val="af7"/>
                <w:rFonts w:ascii="Times New Roman" w:eastAsia="宋体" w:hAnsi="Times New Roman"/>
              </w:rPr>
              <w:t>窗口大小</w:t>
            </w:r>
            <w:r w:rsidRPr="00236A8A">
              <w:rPr>
                <w:rStyle w:val="af7"/>
                <w:rFonts w:ascii="Times New Roman" w:eastAsia="sans-serif" w:hAnsi="Times New Roman"/>
              </w:rPr>
              <w:t xml:space="preserve"> (</w:t>
            </w:r>
            <w:r w:rsidRPr="00236A8A">
              <w:rPr>
                <w:rStyle w:val="af7"/>
                <w:rFonts w:ascii="Times New Roman" w:eastAsia="宋体" w:hAnsi="Times New Roman"/>
              </w:rPr>
              <w:t>字符数</w:t>
            </w:r>
            <w:r w:rsidRPr="00236A8A">
              <w:rPr>
                <w:rStyle w:val="af7"/>
                <w:rFonts w:ascii="Times New Roman" w:eastAsia="sans-serif" w:hAnsi="Times New Roman"/>
              </w:rPr>
              <w:t>)</w:t>
            </w:r>
          </w:p>
        </w:tc>
        <w:tc>
          <w:tcPr>
            <w:tcW w:w="1250" w:type="pct"/>
            <w:tcBorders>
              <w:top w:val="single" w:sz="12" w:space="0" w:color="auto"/>
              <w:bottom w:val="single" w:sz="6" w:space="0" w:color="auto"/>
            </w:tcBorders>
            <w:vAlign w:val="center"/>
            <w:tcPrChange w:id="1304" w:author="Administrator" w:date="2026-04-30T14:08:00Z">
              <w:tcPr>
                <w:tcW w:w="2337" w:type="dxa"/>
                <w:gridSpan w:val="2"/>
                <w:tcBorders>
                  <w:top w:val="single" w:sz="12" w:space="0" w:color="auto"/>
                  <w:bottom w:val="single" w:sz="6" w:space="0" w:color="auto"/>
                </w:tcBorders>
                <w:vAlign w:val="center"/>
              </w:tcPr>
            </w:tcPrChange>
          </w:tcPr>
          <w:p w14:paraId="0313634C"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b/>
                <w:bCs/>
              </w:rPr>
            </w:pPr>
            <w:r w:rsidRPr="00236A8A">
              <w:rPr>
                <w:rStyle w:val="af7"/>
                <w:rFonts w:ascii="Times New Roman" w:eastAsia="sans-serif" w:hAnsi="Times New Roman"/>
              </w:rPr>
              <w:t>Hit-Rate@3</w:t>
            </w:r>
          </w:p>
        </w:tc>
        <w:tc>
          <w:tcPr>
            <w:tcW w:w="1250" w:type="pct"/>
            <w:tcBorders>
              <w:top w:val="single" w:sz="12" w:space="0" w:color="auto"/>
              <w:bottom w:val="single" w:sz="6" w:space="0" w:color="auto"/>
            </w:tcBorders>
            <w:vAlign w:val="center"/>
            <w:tcPrChange w:id="1305" w:author="Administrator" w:date="2026-04-30T14:08:00Z">
              <w:tcPr>
                <w:tcW w:w="2338" w:type="dxa"/>
                <w:gridSpan w:val="2"/>
                <w:tcBorders>
                  <w:top w:val="single" w:sz="12" w:space="0" w:color="auto"/>
                  <w:bottom w:val="single" w:sz="6" w:space="0" w:color="auto"/>
                </w:tcBorders>
                <w:vAlign w:val="center"/>
              </w:tcPr>
            </w:tcPrChange>
          </w:tcPr>
          <w:p w14:paraId="19D514FB"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b/>
                <w:bCs/>
              </w:rPr>
            </w:pPr>
            <w:r w:rsidRPr="00236A8A">
              <w:rPr>
                <w:rStyle w:val="af7"/>
                <w:rFonts w:ascii="Times New Roman" w:eastAsia="宋体" w:hAnsi="Times New Roman"/>
              </w:rPr>
              <w:t>生成质量评分</w:t>
            </w:r>
            <w:r w:rsidRPr="00236A8A">
              <w:rPr>
                <w:rStyle w:val="af7"/>
                <w:rFonts w:ascii="Times New Roman" w:eastAsia="sans-serif" w:hAnsi="Times New Roman"/>
              </w:rPr>
              <w:t xml:space="preserve"> (1-5)</w:t>
            </w:r>
          </w:p>
        </w:tc>
        <w:tc>
          <w:tcPr>
            <w:tcW w:w="1250" w:type="pct"/>
            <w:tcBorders>
              <w:top w:val="single" w:sz="12" w:space="0" w:color="auto"/>
              <w:bottom w:val="single" w:sz="6" w:space="0" w:color="auto"/>
            </w:tcBorders>
            <w:vAlign w:val="center"/>
            <w:tcPrChange w:id="1306" w:author="Administrator" w:date="2026-04-30T14:08:00Z">
              <w:tcPr>
                <w:tcW w:w="2338" w:type="dxa"/>
                <w:gridSpan w:val="2"/>
                <w:tcBorders>
                  <w:top w:val="single" w:sz="12" w:space="0" w:color="auto"/>
                  <w:bottom w:val="single" w:sz="6" w:space="0" w:color="auto"/>
                </w:tcBorders>
                <w:vAlign w:val="center"/>
              </w:tcPr>
            </w:tcPrChange>
          </w:tcPr>
          <w:p w14:paraId="1E92A7C5"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b/>
                <w:bCs/>
              </w:rPr>
            </w:pPr>
            <w:r w:rsidRPr="00236A8A">
              <w:rPr>
                <w:rStyle w:val="af7"/>
                <w:rFonts w:ascii="Times New Roman" w:eastAsia="宋体" w:hAnsi="Times New Roman"/>
              </w:rPr>
              <w:t>语义碎片化程度</w:t>
            </w:r>
          </w:p>
        </w:tc>
      </w:tr>
      <w:tr w:rsidR="00BD1B67" w14:paraId="1859905C" w14:textId="77777777" w:rsidTr="006A422D">
        <w:trPr>
          <w:trPrChange w:id="1307" w:author="Administrator" w:date="2026-04-30T14:08:00Z">
            <w:trPr>
              <w:gridAfter w:val="0"/>
            </w:trPr>
          </w:trPrChange>
        </w:trPr>
        <w:tc>
          <w:tcPr>
            <w:tcW w:w="1250" w:type="pct"/>
            <w:tcBorders>
              <w:top w:val="single" w:sz="6" w:space="0" w:color="auto"/>
            </w:tcBorders>
            <w:vAlign w:val="center"/>
            <w:tcPrChange w:id="1308" w:author="Administrator" w:date="2026-04-30T14:08:00Z">
              <w:tcPr>
                <w:tcW w:w="2337" w:type="dxa"/>
                <w:tcBorders>
                  <w:top w:val="single" w:sz="6" w:space="0" w:color="auto"/>
                </w:tcBorders>
                <w:vAlign w:val="center"/>
              </w:tcPr>
            </w:tcPrChange>
          </w:tcPr>
          <w:p w14:paraId="2158FCFC"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236A8A">
              <w:rPr>
                <w:rFonts w:ascii="Times New Roman" w:eastAsia="sans-serif" w:hAnsi="Times New Roman"/>
              </w:rPr>
              <w:t>128</w:t>
            </w:r>
          </w:p>
        </w:tc>
        <w:tc>
          <w:tcPr>
            <w:tcW w:w="1250" w:type="pct"/>
            <w:tcBorders>
              <w:top w:val="single" w:sz="6" w:space="0" w:color="auto"/>
            </w:tcBorders>
            <w:vAlign w:val="center"/>
            <w:tcPrChange w:id="1309" w:author="Administrator" w:date="2026-04-30T14:08:00Z">
              <w:tcPr>
                <w:tcW w:w="2337" w:type="dxa"/>
                <w:gridSpan w:val="2"/>
                <w:tcBorders>
                  <w:top w:val="single" w:sz="6" w:space="0" w:color="auto"/>
                </w:tcBorders>
                <w:vAlign w:val="center"/>
              </w:tcPr>
            </w:tcPrChange>
          </w:tcPr>
          <w:p w14:paraId="6DEE0B1D"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10"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0.812</w:t>
            </w:r>
          </w:p>
        </w:tc>
        <w:tc>
          <w:tcPr>
            <w:tcW w:w="1250" w:type="pct"/>
            <w:tcBorders>
              <w:top w:val="single" w:sz="6" w:space="0" w:color="auto"/>
            </w:tcBorders>
            <w:vAlign w:val="center"/>
            <w:tcPrChange w:id="1311" w:author="Administrator" w:date="2026-04-30T14:08:00Z">
              <w:tcPr>
                <w:tcW w:w="2338" w:type="dxa"/>
                <w:gridSpan w:val="2"/>
                <w:tcBorders>
                  <w:top w:val="single" w:sz="6" w:space="0" w:color="auto"/>
                </w:tcBorders>
                <w:vAlign w:val="center"/>
              </w:tcPr>
            </w:tcPrChange>
          </w:tcPr>
          <w:p w14:paraId="602D40E2"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12"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3.2</w:t>
            </w:r>
          </w:p>
        </w:tc>
        <w:tc>
          <w:tcPr>
            <w:tcW w:w="1250" w:type="pct"/>
            <w:tcBorders>
              <w:top w:val="single" w:sz="6" w:space="0" w:color="auto"/>
            </w:tcBorders>
            <w:vAlign w:val="center"/>
            <w:tcPrChange w:id="1313" w:author="Administrator" w:date="2026-04-30T14:08:00Z">
              <w:tcPr>
                <w:tcW w:w="2338" w:type="dxa"/>
                <w:gridSpan w:val="2"/>
                <w:tcBorders>
                  <w:top w:val="single" w:sz="6" w:space="0" w:color="auto"/>
                </w:tcBorders>
                <w:vAlign w:val="center"/>
              </w:tcPr>
            </w:tcPrChange>
          </w:tcPr>
          <w:p w14:paraId="431F06ED"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14" w:author="Administrator" w:date="2026-04-30T14:08:00Z">
                <w:pPr>
                  <w:pStyle w:val="af0"/>
                  <w:widowControl/>
                  <w:adjustRightInd w:val="0"/>
                  <w:spacing w:beforeAutospacing="0" w:after="0" w:afterAutospacing="0" w:line="360" w:lineRule="auto"/>
                </w:pPr>
              </w:pPrChange>
            </w:pPr>
            <w:r w:rsidRPr="00236A8A">
              <w:rPr>
                <w:rFonts w:ascii="Times New Roman" w:eastAsia="宋体" w:hAnsi="Times New Roman"/>
              </w:rPr>
              <w:t>高</w:t>
            </w:r>
            <w:r w:rsidRPr="00236A8A">
              <w:rPr>
                <w:rFonts w:ascii="Times New Roman" w:eastAsia="sans-serif" w:hAnsi="Times New Roman"/>
              </w:rPr>
              <w:t xml:space="preserve"> (</w:t>
            </w:r>
            <w:r w:rsidRPr="00236A8A">
              <w:rPr>
                <w:rFonts w:ascii="Times New Roman" w:eastAsia="宋体" w:hAnsi="Times New Roman"/>
              </w:rPr>
              <w:t>回答易断章取义</w:t>
            </w:r>
            <w:r w:rsidRPr="00236A8A">
              <w:rPr>
                <w:rFonts w:ascii="Times New Roman" w:eastAsia="sans-serif" w:hAnsi="Times New Roman"/>
              </w:rPr>
              <w:t>)</w:t>
            </w:r>
          </w:p>
        </w:tc>
      </w:tr>
      <w:tr w:rsidR="00BD1B67" w14:paraId="67B82DAC" w14:textId="77777777" w:rsidTr="006A422D">
        <w:trPr>
          <w:trPrChange w:id="1315" w:author="Administrator" w:date="2026-04-30T14:08:00Z">
            <w:trPr>
              <w:gridAfter w:val="0"/>
            </w:trPr>
          </w:trPrChange>
        </w:trPr>
        <w:tc>
          <w:tcPr>
            <w:tcW w:w="1250" w:type="pct"/>
            <w:vAlign w:val="center"/>
            <w:tcPrChange w:id="1316" w:author="Administrator" w:date="2026-04-30T14:08:00Z">
              <w:tcPr>
                <w:tcW w:w="2337" w:type="dxa"/>
                <w:vAlign w:val="center"/>
              </w:tcPr>
            </w:tcPrChange>
          </w:tcPr>
          <w:p w14:paraId="3F03E03B"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236A8A">
              <w:rPr>
                <w:rFonts w:ascii="Times New Roman" w:eastAsia="sans-serif" w:hAnsi="Times New Roman"/>
              </w:rPr>
              <w:t>256</w:t>
            </w:r>
          </w:p>
        </w:tc>
        <w:tc>
          <w:tcPr>
            <w:tcW w:w="1250" w:type="pct"/>
            <w:vAlign w:val="center"/>
            <w:tcPrChange w:id="1317" w:author="Administrator" w:date="2026-04-30T14:08:00Z">
              <w:tcPr>
                <w:tcW w:w="2337" w:type="dxa"/>
                <w:gridSpan w:val="2"/>
                <w:vAlign w:val="center"/>
              </w:tcPr>
            </w:tcPrChange>
          </w:tcPr>
          <w:p w14:paraId="12BE03DD"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18"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0.854</w:t>
            </w:r>
          </w:p>
        </w:tc>
        <w:tc>
          <w:tcPr>
            <w:tcW w:w="1250" w:type="pct"/>
            <w:vAlign w:val="center"/>
            <w:tcPrChange w:id="1319" w:author="Administrator" w:date="2026-04-30T14:08:00Z">
              <w:tcPr>
                <w:tcW w:w="2338" w:type="dxa"/>
                <w:gridSpan w:val="2"/>
                <w:vAlign w:val="center"/>
              </w:tcPr>
            </w:tcPrChange>
          </w:tcPr>
          <w:p w14:paraId="1EA6F341"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20"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4.1</w:t>
            </w:r>
          </w:p>
        </w:tc>
        <w:tc>
          <w:tcPr>
            <w:tcW w:w="1250" w:type="pct"/>
            <w:vAlign w:val="center"/>
            <w:tcPrChange w:id="1321" w:author="Administrator" w:date="2026-04-30T14:08:00Z">
              <w:tcPr>
                <w:tcW w:w="2338" w:type="dxa"/>
                <w:gridSpan w:val="2"/>
                <w:vAlign w:val="center"/>
              </w:tcPr>
            </w:tcPrChange>
          </w:tcPr>
          <w:p w14:paraId="05CEC069"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22" w:author="Administrator" w:date="2026-04-30T14:08:00Z">
                <w:pPr>
                  <w:pStyle w:val="af0"/>
                  <w:widowControl/>
                  <w:adjustRightInd w:val="0"/>
                  <w:spacing w:beforeAutospacing="0" w:after="0" w:afterAutospacing="0" w:line="360" w:lineRule="auto"/>
                </w:pPr>
              </w:pPrChange>
            </w:pPr>
            <w:r w:rsidRPr="00236A8A">
              <w:rPr>
                <w:rFonts w:ascii="Times New Roman" w:eastAsia="宋体" w:hAnsi="Times New Roman"/>
              </w:rPr>
              <w:t>中</w:t>
            </w:r>
          </w:p>
        </w:tc>
      </w:tr>
      <w:tr w:rsidR="00BD1B67" w14:paraId="088803A4" w14:textId="77777777" w:rsidTr="006A422D">
        <w:trPr>
          <w:trPrChange w:id="1323" w:author="Administrator" w:date="2026-04-30T14:08:00Z">
            <w:trPr>
              <w:gridAfter w:val="0"/>
            </w:trPr>
          </w:trPrChange>
        </w:trPr>
        <w:tc>
          <w:tcPr>
            <w:tcW w:w="1250" w:type="pct"/>
            <w:vAlign w:val="center"/>
            <w:tcPrChange w:id="1324" w:author="Administrator" w:date="2026-04-30T14:08:00Z">
              <w:tcPr>
                <w:tcW w:w="2337" w:type="dxa"/>
                <w:vAlign w:val="center"/>
              </w:tcPr>
            </w:tcPrChange>
          </w:tcPr>
          <w:p w14:paraId="1FBCFBCC"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236A8A">
              <w:rPr>
                <w:rFonts w:ascii="Times New Roman" w:eastAsia="sans-serif" w:hAnsi="Times New Roman"/>
              </w:rPr>
              <w:t>512 (</w:t>
            </w:r>
            <w:r w:rsidRPr="00236A8A">
              <w:rPr>
                <w:rFonts w:ascii="Times New Roman" w:eastAsia="宋体" w:hAnsi="Times New Roman"/>
              </w:rPr>
              <w:t>本系统方案</w:t>
            </w:r>
            <w:r w:rsidRPr="00236A8A">
              <w:rPr>
                <w:rFonts w:ascii="Times New Roman" w:eastAsia="sans-serif" w:hAnsi="Times New Roman"/>
              </w:rPr>
              <w:t>)</w:t>
            </w:r>
          </w:p>
        </w:tc>
        <w:tc>
          <w:tcPr>
            <w:tcW w:w="1250" w:type="pct"/>
            <w:vAlign w:val="center"/>
            <w:tcPrChange w:id="1325" w:author="Administrator" w:date="2026-04-30T14:08:00Z">
              <w:tcPr>
                <w:tcW w:w="2337" w:type="dxa"/>
                <w:gridSpan w:val="2"/>
                <w:vAlign w:val="center"/>
              </w:tcPr>
            </w:tcPrChange>
          </w:tcPr>
          <w:p w14:paraId="3014928F"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26"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0.886</w:t>
            </w:r>
          </w:p>
        </w:tc>
        <w:tc>
          <w:tcPr>
            <w:tcW w:w="1250" w:type="pct"/>
            <w:vAlign w:val="center"/>
            <w:tcPrChange w:id="1327" w:author="Administrator" w:date="2026-04-30T14:08:00Z">
              <w:tcPr>
                <w:tcW w:w="2338" w:type="dxa"/>
                <w:gridSpan w:val="2"/>
                <w:vAlign w:val="center"/>
              </w:tcPr>
            </w:tcPrChange>
          </w:tcPr>
          <w:p w14:paraId="20473C70"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28"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4.7</w:t>
            </w:r>
          </w:p>
        </w:tc>
        <w:tc>
          <w:tcPr>
            <w:tcW w:w="1250" w:type="pct"/>
            <w:vAlign w:val="center"/>
            <w:tcPrChange w:id="1329" w:author="Administrator" w:date="2026-04-30T14:08:00Z">
              <w:tcPr>
                <w:tcW w:w="2338" w:type="dxa"/>
                <w:gridSpan w:val="2"/>
                <w:vAlign w:val="center"/>
              </w:tcPr>
            </w:tcPrChange>
          </w:tcPr>
          <w:p w14:paraId="67E648E9"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30" w:author="Administrator" w:date="2026-04-30T14:08:00Z">
                <w:pPr>
                  <w:pStyle w:val="af0"/>
                  <w:widowControl/>
                  <w:adjustRightInd w:val="0"/>
                  <w:spacing w:beforeAutospacing="0" w:after="0" w:afterAutospacing="0" w:line="360" w:lineRule="auto"/>
                </w:pPr>
              </w:pPrChange>
            </w:pPr>
            <w:r w:rsidRPr="00236A8A">
              <w:rPr>
                <w:rFonts w:ascii="Times New Roman" w:eastAsia="宋体" w:hAnsi="Times New Roman"/>
              </w:rPr>
              <w:t>低</w:t>
            </w:r>
            <w:r w:rsidRPr="00236A8A">
              <w:rPr>
                <w:rFonts w:ascii="Times New Roman" w:eastAsia="sans-serif" w:hAnsi="Times New Roman"/>
              </w:rPr>
              <w:t xml:space="preserve"> (</w:t>
            </w:r>
            <w:r w:rsidRPr="00236A8A">
              <w:rPr>
                <w:rFonts w:ascii="Times New Roman" w:eastAsia="宋体" w:hAnsi="Times New Roman"/>
              </w:rPr>
              <w:t>语义连贯性佳</w:t>
            </w:r>
            <w:r w:rsidRPr="00236A8A">
              <w:rPr>
                <w:rFonts w:ascii="Times New Roman" w:eastAsia="sans-serif" w:hAnsi="Times New Roman"/>
              </w:rPr>
              <w:t>)</w:t>
            </w:r>
          </w:p>
        </w:tc>
      </w:tr>
      <w:tr w:rsidR="00BD1B67" w14:paraId="3093B5E5" w14:textId="77777777" w:rsidTr="006A422D">
        <w:trPr>
          <w:trPrChange w:id="1331" w:author="Administrator" w:date="2026-04-30T14:08:00Z">
            <w:trPr>
              <w:gridAfter w:val="0"/>
            </w:trPr>
          </w:trPrChange>
        </w:trPr>
        <w:tc>
          <w:tcPr>
            <w:tcW w:w="1250" w:type="pct"/>
            <w:vAlign w:val="center"/>
            <w:tcPrChange w:id="1332" w:author="Administrator" w:date="2026-04-30T14:08:00Z">
              <w:tcPr>
                <w:tcW w:w="2337" w:type="dxa"/>
                <w:vAlign w:val="center"/>
              </w:tcPr>
            </w:tcPrChange>
          </w:tcPr>
          <w:p w14:paraId="65005AC1"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
            <w:r w:rsidRPr="00236A8A">
              <w:rPr>
                <w:rFonts w:ascii="Times New Roman" w:eastAsia="sans-serif" w:hAnsi="Times New Roman"/>
              </w:rPr>
              <w:t>1024</w:t>
            </w:r>
          </w:p>
        </w:tc>
        <w:tc>
          <w:tcPr>
            <w:tcW w:w="1250" w:type="pct"/>
            <w:vAlign w:val="center"/>
            <w:tcPrChange w:id="1333" w:author="Administrator" w:date="2026-04-30T14:08:00Z">
              <w:tcPr>
                <w:tcW w:w="2337" w:type="dxa"/>
                <w:gridSpan w:val="2"/>
                <w:vAlign w:val="center"/>
              </w:tcPr>
            </w:tcPrChange>
          </w:tcPr>
          <w:p w14:paraId="59A69672"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34"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0.821</w:t>
            </w:r>
          </w:p>
        </w:tc>
        <w:tc>
          <w:tcPr>
            <w:tcW w:w="1250" w:type="pct"/>
            <w:vAlign w:val="center"/>
            <w:tcPrChange w:id="1335" w:author="Administrator" w:date="2026-04-30T14:08:00Z">
              <w:tcPr>
                <w:tcW w:w="2338" w:type="dxa"/>
                <w:gridSpan w:val="2"/>
                <w:vAlign w:val="center"/>
              </w:tcPr>
            </w:tcPrChange>
          </w:tcPr>
          <w:p w14:paraId="66E688AD"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36" w:author="Administrator" w:date="2026-04-30T14:08:00Z">
                <w:pPr>
                  <w:pStyle w:val="af0"/>
                  <w:widowControl/>
                  <w:adjustRightInd w:val="0"/>
                  <w:spacing w:beforeAutospacing="0" w:after="0" w:afterAutospacing="0" w:line="360" w:lineRule="auto"/>
                </w:pPr>
              </w:pPrChange>
            </w:pPr>
            <w:r w:rsidRPr="00236A8A">
              <w:rPr>
                <w:rFonts w:ascii="Times New Roman" w:eastAsia="sans-serif" w:hAnsi="Times New Roman"/>
              </w:rPr>
              <w:t>4.4</w:t>
            </w:r>
          </w:p>
        </w:tc>
        <w:tc>
          <w:tcPr>
            <w:tcW w:w="1250" w:type="pct"/>
            <w:vAlign w:val="center"/>
            <w:tcPrChange w:id="1337" w:author="Administrator" w:date="2026-04-30T14:08:00Z">
              <w:tcPr>
                <w:tcW w:w="2338" w:type="dxa"/>
                <w:gridSpan w:val="2"/>
                <w:vAlign w:val="center"/>
              </w:tcPr>
            </w:tcPrChange>
          </w:tcPr>
          <w:p w14:paraId="351638F4" w14:textId="77777777" w:rsidR="00536B9D" w:rsidRDefault="00BD1B67">
            <w:pPr>
              <w:pStyle w:val="af0"/>
              <w:widowControl/>
              <w:adjustRightInd w:val="0"/>
              <w:spacing w:beforeAutospacing="0" w:after="0" w:afterAutospacing="0" w:line="360" w:lineRule="auto"/>
              <w:jc w:val="center"/>
              <w:rPr>
                <w:rFonts w:ascii="Times New Roman" w:eastAsia="sans-serif" w:hAnsi="Times New Roman"/>
              </w:rPr>
              <w:pPrChange w:id="1338" w:author="Administrator" w:date="2026-04-30T14:08:00Z">
                <w:pPr>
                  <w:pStyle w:val="af0"/>
                  <w:widowControl/>
                  <w:adjustRightInd w:val="0"/>
                  <w:spacing w:beforeAutospacing="0" w:after="0" w:afterAutospacing="0" w:line="360" w:lineRule="auto"/>
                </w:pPr>
              </w:pPrChange>
            </w:pPr>
            <w:r w:rsidRPr="00236A8A">
              <w:rPr>
                <w:rFonts w:ascii="Times New Roman" w:eastAsia="宋体" w:hAnsi="Times New Roman"/>
              </w:rPr>
              <w:t>极低</w:t>
            </w:r>
            <w:r w:rsidRPr="00236A8A">
              <w:rPr>
                <w:rFonts w:ascii="Times New Roman" w:eastAsia="sans-serif" w:hAnsi="Times New Roman"/>
              </w:rPr>
              <w:t xml:space="preserve"> (</w:t>
            </w:r>
            <w:r w:rsidRPr="00236A8A">
              <w:rPr>
                <w:rFonts w:ascii="Times New Roman" w:eastAsia="宋体" w:hAnsi="Times New Roman"/>
              </w:rPr>
              <w:t>噪音干扰多</w:t>
            </w:r>
            <w:r w:rsidRPr="00236A8A">
              <w:rPr>
                <w:rFonts w:ascii="Times New Roman" w:eastAsia="sans-serif" w:hAnsi="Times New Roman"/>
              </w:rPr>
              <w:t>)</w:t>
            </w:r>
          </w:p>
        </w:tc>
      </w:tr>
    </w:tbl>
    <w:p w14:paraId="2DB5D015" w14:textId="77777777" w:rsidR="00BD1B67" w:rsidRPr="0035336D" w:rsidRDefault="00BD1B67" w:rsidP="00BD1B67">
      <w:pPr>
        <w:pStyle w:val="af0"/>
        <w:widowControl/>
        <w:adjustRightInd w:val="0"/>
        <w:snapToGrid w:val="0"/>
        <w:spacing w:beforeAutospacing="0" w:after="0" w:afterAutospacing="0" w:line="360" w:lineRule="auto"/>
        <w:rPr>
          <w:rFonts w:ascii="Times New Roman" w:eastAsia="sans-serif" w:hAnsi="Times New Roman"/>
        </w:rPr>
      </w:pPr>
    </w:p>
    <w:p w14:paraId="32FC90D1" w14:textId="77777777" w:rsidR="00BD1B67" w:rsidRPr="0035336D" w:rsidRDefault="00745736" w:rsidP="00BD1B67">
      <w:pPr>
        <w:pStyle w:val="af0"/>
        <w:widowControl/>
        <w:adjustRightInd w:val="0"/>
        <w:snapToGrid w:val="0"/>
        <w:spacing w:beforeAutospacing="0" w:after="0" w:afterAutospacing="0" w:line="360" w:lineRule="auto"/>
        <w:ind w:right="720"/>
        <w:rPr>
          <w:rFonts w:ascii="Times New Roman" w:eastAsia="宋体" w:hAnsi="Times New Roman"/>
          <w:b/>
          <w:bCs/>
        </w:rPr>
      </w:pPr>
      <w:r>
        <w:rPr>
          <w:rFonts w:ascii="Times New Roman" w:eastAsia="宋体" w:hAnsi="Times New Roman"/>
          <w:b/>
          <w:bCs/>
          <w:noProof/>
        </w:rPr>
        <w:lastRenderedPageBreak/>
        <w:drawing>
          <wp:inline distT="0" distB="0" distL="114300" distR="114300" wp14:anchorId="35D3234F" wp14:editId="7FFE4DD6">
            <wp:extent cx="5269865" cy="2101215"/>
            <wp:effectExtent l="0" t="0" r="635" b="6985"/>
            <wp:docPr id="9" name="图片 9" descr="table_6_3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able_6_3_ablation"/>
                    <pic:cNvPicPr>
                      <a:picLocks noChangeAspect="1"/>
                    </pic:cNvPicPr>
                  </pic:nvPicPr>
                  <pic:blipFill>
                    <a:blip r:embed="rId49" cstate="print"/>
                    <a:stretch>
                      <a:fillRect/>
                    </a:stretch>
                  </pic:blipFill>
                  <pic:spPr>
                    <a:xfrm>
                      <a:off x="0" y="0"/>
                      <a:ext cx="5269865" cy="2101215"/>
                    </a:xfrm>
                    <a:prstGeom prst="rect">
                      <a:avLst/>
                    </a:prstGeom>
                  </pic:spPr>
                </pic:pic>
              </a:graphicData>
            </a:graphic>
          </wp:inline>
        </w:drawing>
      </w:r>
    </w:p>
    <w:p w14:paraId="1E4C7DF1" w14:textId="77777777" w:rsidR="00536B9D" w:rsidRPr="00536B9D" w:rsidRDefault="00427A71">
      <w:pPr>
        <w:pStyle w:val="51"/>
        <w:spacing w:after="120"/>
        <w:rPr>
          <w:rPrChange w:id="1339" w:author="Administrator" w:date="2026-04-30T14:00:00Z">
            <w:rPr>
              <w:rFonts w:ascii="Times New Roman" w:eastAsia="sans-serif" w:hAnsi="Times New Roman"/>
              <w:b/>
              <w:bCs/>
            </w:rPr>
          </w:rPrChange>
        </w:rPr>
        <w:pPrChange w:id="1340" w:author="Administrator" w:date="2026-04-30T14:00:00Z">
          <w:pPr>
            <w:pStyle w:val="af0"/>
            <w:widowControl/>
            <w:adjustRightInd w:val="0"/>
            <w:snapToGrid w:val="0"/>
            <w:spacing w:beforeAutospacing="0" w:after="0" w:afterAutospacing="0" w:line="360" w:lineRule="auto"/>
            <w:ind w:left="720" w:right="720"/>
            <w:jc w:val="center"/>
          </w:pPr>
        </w:pPrChange>
      </w:pPr>
      <w:r w:rsidRPr="00427A71">
        <w:rPr>
          <w:rFonts w:hint="eastAsia"/>
          <w:rPrChange w:id="1341" w:author="Administrator" w:date="2026-04-30T14:00:00Z">
            <w:rPr>
              <w:rFonts w:hint="eastAsia"/>
              <w:b/>
              <w:bCs/>
              <w:szCs w:val="21"/>
            </w:rPr>
          </w:rPrChange>
        </w:rPr>
        <w:t>图</w:t>
      </w:r>
      <w:r w:rsidRPr="00427A71">
        <w:rPr>
          <w:rFonts w:hint="eastAsia"/>
          <w:rPrChange w:id="1342" w:author="Administrator" w:date="2026-04-30T14:00:00Z">
            <w:rPr>
              <w:rFonts w:hint="eastAsia"/>
              <w:b/>
              <w:bCs/>
              <w:szCs w:val="21"/>
            </w:rPr>
          </w:rPrChange>
        </w:rPr>
        <w:t xml:space="preserve"> 6-3 </w:t>
      </w:r>
      <w:r w:rsidRPr="00427A71">
        <w:rPr>
          <w:rFonts w:hint="eastAsia"/>
          <w:rPrChange w:id="1343" w:author="Administrator" w:date="2026-04-30T14:00:00Z">
            <w:rPr>
              <w:rFonts w:hint="eastAsia"/>
              <w:b/>
              <w:bCs/>
              <w:szCs w:val="21"/>
            </w:rPr>
          </w:rPrChange>
        </w:rPr>
        <w:t>不同切片策略性能消融对比图</w:t>
      </w:r>
    </w:p>
    <w:p w14:paraId="77883C1F" w14:textId="77777777" w:rsidR="00BD1B67" w:rsidRPr="0035336D" w:rsidRDefault="00BD1B67" w:rsidP="00BD1B67">
      <w:pPr>
        <w:pStyle w:val="af0"/>
        <w:widowControl/>
        <w:adjustRightInd w:val="0"/>
        <w:snapToGrid w:val="0"/>
        <w:spacing w:beforeAutospacing="0" w:after="0" w:afterAutospacing="0" w:line="360" w:lineRule="auto"/>
        <w:ind w:right="720"/>
        <w:jc w:val="center"/>
        <w:rPr>
          <w:rFonts w:ascii="Times New Roman" w:eastAsia="sans-serif" w:hAnsi="Times New Roman"/>
        </w:rPr>
      </w:pPr>
      <w:r w:rsidRPr="0035336D">
        <w:rPr>
          <w:rFonts w:ascii="Times New Roman" w:eastAsia="宋体" w:hAnsi="Times New Roman"/>
        </w:rPr>
        <w:t>（注：该图展示了切片大小对命中率与生成质量的影响曲线）</w:t>
      </w:r>
    </w:p>
    <w:p w14:paraId="40776C98" w14:textId="77777777" w:rsidR="00536B9D"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1344" w:author="Administrator" w:date="2026-04-30T13:48:00Z">
          <w:pPr>
            <w:pStyle w:val="af0"/>
            <w:widowControl/>
            <w:adjustRightInd w:val="0"/>
            <w:snapToGrid w:val="0"/>
            <w:spacing w:beforeAutospacing="0" w:after="0" w:afterAutospacing="0" w:line="360" w:lineRule="auto"/>
          </w:pPr>
        </w:pPrChange>
      </w:pPr>
      <w:r w:rsidRPr="00427A71">
        <w:rPr>
          <w:rFonts w:ascii="Times New Roman" w:eastAsia="宋体" w:hAnsi="Times New Roman" w:hint="eastAsia"/>
          <w:rPrChange w:id="1345" w:author="Administrator" w:date="2026-04-30T13:48:00Z">
            <w:rPr>
              <w:rFonts w:ascii="Times New Roman" w:eastAsia="宋体" w:hAnsi="Times New Roman" w:hint="eastAsia"/>
              <w:b/>
              <w:bCs/>
              <w:sz w:val="21"/>
              <w:szCs w:val="21"/>
            </w:rPr>
          </w:rPrChange>
        </w:rPr>
        <w:t>结论分析</w:t>
      </w:r>
      <w:r w:rsidR="00BD1B67" w:rsidRPr="0035336D">
        <w:rPr>
          <w:rFonts w:ascii="Times New Roman" w:eastAsia="宋体" w:hAnsi="Times New Roman"/>
        </w:rPr>
        <w:t>：实验证明，</w:t>
      </w:r>
      <w:r w:rsidRPr="00427A71">
        <w:rPr>
          <w:rFonts w:ascii="Times New Roman" w:eastAsia="宋体" w:hAnsi="Times New Roman"/>
          <w:rPrChange w:id="1346" w:author="Administrator" w:date="2026-04-30T13:48:00Z">
            <w:rPr>
              <w:rFonts w:ascii="Times New Roman" w:eastAsia="sans-serif" w:hAnsi="Times New Roman"/>
              <w:sz w:val="21"/>
              <w:szCs w:val="21"/>
            </w:rPr>
          </w:rPrChange>
        </w:rPr>
        <w:t xml:space="preserve">512 </w:t>
      </w:r>
      <w:r w:rsidR="00BD1B67" w:rsidRPr="0035336D">
        <w:rPr>
          <w:rFonts w:ascii="Times New Roman" w:eastAsia="宋体" w:hAnsi="Times New Roman"/>
        </w:rPr>
        <w:t>字符是处理企业叙事类文档的最佳平衡点。较小的切片（</w:t>
      </w:r>
      <w:r w:rsidRPr="00427A71">
        <w:rPr>
          <w:rFonts w:ascii="Times New Roman" w:eastAsia="宋体" w:hAnsi="Times New Roman"/>
          <w:rPrChange w:id="1347" w:author="Administrator" w:date="2026-04-30T13:48:00Z">
            <w:rPr>
              <w:rFonts w:ascii="Times New Roman" w:eastAsia="sans-serif" w:hAnsi="Times New Roman"/>
              <w:sz w:val="21"/>
              <w:szCs w:val="21"/>
            </w:rPr>
          </w:rPrChange>
        </w:rPr>
        <w:t xml:space="preserve">128 </w:t>
      </w:r>
      <w:r w:rsidR="00BD1B67" w:rsidRPr="0035336D">
        <w:rPr>
          <w:rFonts w:ascii="Times New Roman" w:eastAsia="宋体" w:hAnsi="Times New Roman"/>
        </w:rPr>
        <w:t>字符）虽能保持一定的命中率，但由于包含的论据上下文过少，导致</w:t>
      </w:r>
      <w:r w:rsidRPr="00427A71">
        <w:rPr>
          <w:rFonts w:ascii="Times New Roman" w:eastAsia="宋体" w:hAnsi="Times New Roman"/>
          <w:rPrChange w:id="1348" w:author="Administrator" w:date="2026-04-30T13:48:00Z">
            <w:rPr>
              <w:rFonts w:ascii="Times New Roman" w:eastAsia="sans-serif" w:hAnsi="Times New Roman"/>
              <w:sz w:val="21"/>
              <w:szCs w:val="21"/>
            </w:rPr>
          </w:rPrChange>
        </w:rPr>
        <w:t xml:space="preserve"> LLM </w:t>
      </w:r>
      <w:r w:rsidR="00BD1B67" w:rsidRPr="0035336D">
        <w:rPr>
          <w:rFonts w:ascii="Times New Roman" w:eastAsia="宋体" w:hAnsi="Times New Roman"/>
        </w:rPr>
        <w:t>在生成时频繁出现逻辑断层，评分较低。</w:t>
      </w:r>
    </w:p>
    <w:p w14:paraId="408DDC75" w14:textId="77777777" w:rsidR="00536B9D" w:rsidRPr="00536B9D" w:rsidRDefault="00427A71">
      <w:pPr>
        <w:pStyle w:val="21"/>
        <w:rPr>
          <w:rFonts w:hint="eastAsia"/>
          <w:rPrChange w:id="1349" w:author="Administrator" w:date="2026-04-30T13:36:00Z">
            <w:rPr>
              <w:rFonts w:ascii="黑体" w:eastAsia="黑体" w:hAnsi="黑体" w:hint="eastAsia"/>
              <w:sz w:val="28"/>
            </w:rPr>
          </w:rPrChange>
        </w:rPr>
        <w:pPrChange w:id="1350" w:author="Administrator" w:date="2026-04-30T13:36:00Z">
          <w:pPr>
            <w:pStyle w:val="b63ee27f-4cf3-414c-9275-d88e3f90795e"/>
            <w:spacing w:line="360" w:lineRule="auto"/>
          </w:pPr>
        </w:pPrChange>
      </w:pPr>
      <w:bookmarkStart w:id="1351" w:name="_Toc228451504"/>
      <w:r w:rsidRPr="00427A71">
        <w:rPr>
          <w:rFonts w:hint="eastAsia"/>
          <w:rPrChange w:id="1352" w:author="Administrator" w:date="2026-04-30T13:36:00Z">
            <w:rPr>
              <w:rFonts w:ascii="黑体" w:hAnsi="黑体" w:hint="eastAsia"/>
              <w:b w:val="0"/>
              <w:szCs w:val="21"/>
            </w:rPr>
          </w:rPrChange>
        </w:rPr>
        <w:t xml:space="preserve">6.4 RAG </w:t>
      </w:r>
      <w:r w:rsidRPr="00427A71">
        <w:rPr>
          <w:rFonts w:hint="eastAsia"/>
          <w:rPrChange w:id="1353" w:author="Administrator" w:date="2026-04-30T13:36:00Z">
            <w:rPr>
              <w:rFonts w:ascii="黑体" w:hAnsi="黑体" w:hint="eastAsia"/>
              <w:b w:val="0"/>
              <w:szCs w:val="21"/>
            </w:rPr>
          </w:rPrChange>
        </w:rPr>
        <w:t>效能验证与幻觉拦截分析</w:t>
      </w:r>
      <w:bookmarkEnd w:id="1351"/>
    </w:p>
    <w:p w14:paraId="1D4F5B28" w14:textId="77777777" w:rsidR="00BD1B67" w:rsidRPr="0035336D" w:rsidRDefault="00BD1B67" w:rsidP="00BD1B67">
      <w:pPr>
        <w:adjustRightInd w:val="0"/>
        <w:snapToGrid w:val="0"/>
        <w:ind w:firstLine="480"/>
      </w:pPr>
      <w:r w:rsidRPr="0035336D">
        <w:t>大语言模型（</w:t>
      </w:r>
      <w:r w:rsidRPr="0035336D">
        <w:t>LLM</w:t>
      </w:r>
      <w:r w:rsidRPr="0035336D">
        <w:t>）虽然在自然语言理解上表现卓越，但在缺乏垂直领域知识约束时，极易产生事实性幻觉。本章实验旨在通过量化对比，验证检索增强生成（</w:t>
      </w:r>
      <w:r w:rsidRPr="0035336D">
        <w:t>RAG</w:t>
      </w:r>
      <w:r w:rsidRPr="0035336D">
        <w:t>）架构在拦截医药诊断幻觉、提升角色边界守护能力方面的核心效能。</w:t>
      </w:r>
    </w:p>
    <w:p w14:paraId="0868E188" w14:textId="77777777" w:rsidR="00536B9D" w:rsidRPr="00536B9D" w:rsidRDefault="00427A71">
      <w:pPr>
        <w:pStyle w:val="31"/>
        <w:ind w:firstLine="422"/>
        <w:rPr>
          <w:rStyle w:val="32"/>
          <w:rPrChange w:id="1354" w:author="Administrator" w:date="2026-04-30T13:40:00Z">
            <w:rPr>
              <w:rFonts w:eastAsia="黑体"/>
              <w:b/>
              <w:bCs/>
            </w:rPr>
          </w:rPrChange>
        </w:rPr>
        <w:pPrChange w:id="1355" w:author="Administrator" w:date="2026-04-30T14:22:00Z">
          <w:pPr>
            <w:adjustRightInd w:val="0"/>
            <w:snapToGrid w:val="0"/>
            <w:ind w:firstLine="422"/>
          </w:pPr>
        </w:pPrChange>
      </w:pPr>
      <w:bookmarkStart w:id="1356" w:name="_Toc228451505"/>
      <w:r w:rsidRPr="00427A71">
        <w:rPr>
          <w:rStyle w:val="32"/>
          <w:rPrChange w:id="1357" w:author="Administrator" w:date="2026-04-30T13:40:00Z">
            <w:rPr>
              <w:b/>
              <w:bCs/>
              <w:sz w:val="21"/>
              <w:szCs w:val="21"/>
            </w:rPr>
          </w:rPrChange>
        </w:rPr>
        <w:t xml:space="preserve">6.4.1 RAG </w:t>
      </w:r>
      <w:r w:rsidRPr="00427A71">
        <w:rPr>
          <w:rStyle w:val="32"/>
          <w:rFonts w:hint="eastAsia"/>
          <w:rPrChange w:id="1358" w:author="Administrator" w:date="2026-04-30T13:40:00Z">
            <w:rPr>
              <w:rFonts w:hint="eastAsia"/>
              <w:b/>
              <w:bCs/>
              <w:sz w:val="21"/>
              <w:szCs w:val="21"/>
            </w:rPr>
          </w:rPrChange>
        </w:rPr>
        <w:t>效能验证实验设计</w:t>
      </w:r>
      <w:bookmarkEnd w:id="1356"/>
    </w:p>
    <w:p w14:paraId="3AA0C346" w14:textId="77777777" w:rsidR="00BD1B67" w:rsidRPr="0035336D" w:rsidRDefault="00BD1B67" w:rsidP="00BD1B67">
      <w:pPr>
        <w:adjustRightInd w:val="0"/>
        <w:snapToGrid w:val="0"/>
        <w:ind w:firstLine="480"/>
      </w:pPr>
      <w:r w:rsidRPr="0035336D">
        <w:t>（</w:t>
      </w:r>
      <w:r w:rsidRPr="0035336D">
        <w:t>1</w:t>
      </w:r>
      <w:r w:rsidRPr="0035336D">
        <w:t>）实验对照组设定</w:t>
      </w:r>
      <w:r w:rsidRPr="0035336D">
        <w:t> </w:t>
      </w:r>
      <w:r w:rsidRPr="0035336D">
        <w:t>为客观量化本地知识库对生成结果的干预能力，实验设置了两组对照模型：</w:t>
      </w:r>
    </w:p>
    <w:p w14:paraId="447015FE" w14:textId="77777777" w:rsidR="00BD1B67" w:rsidRPr="0035336D" w:rsidRDefault="00BD1B67" w:rsidP="00BD1B67">
      <w:pPr>
        <w:adjustRightInd w:val="0"/>
        <w:snapToGrid w:val="0"/>
        <w:ind w:firstLine="480"/>
      </w:pPr>
      <w:r w:rsidRPr="0035336D">
        <w:t>原生大模型组（</w:t>
      </w:r>
      <w:r w:rsidRPr="0035336D">
        <w:t>Vanilla LLM</w:t>
      </w:r>
      <w:r w:rsidRPr="0035336D">
        <w:t>）：直接调用</w:t>
      </w:r>
      <w:r w:rsidRPr="0035336D">
        <w:t xml:space="preserve"> Qwen-Plus </w:t>
      </w:r>
      <w:r w:rsidRPr="0035336D">
        <w:t>接口响应用户提问，不附加任何外部检索上下文。以此作为基线，反映通用大模型在医药垂直领域的原生作答表现。</w:t>
      </w:r>
    </w:p>
    <w:p w14:paraId="1B0888A4" w14:textId="77777777" w:rsidR="00BD1B67" w:rsidRPr="0035336D" w:rsidRDefault="00BD1B67" w:rsidP="00BD1B67">
      <w:pPr>
        <w:adjustRightInd w:val="0"/>
        <w:snapToGrid w:val="0"/>
        <w:ind w:firstLine="480"/>
      </w:pPr>
      <w:r w:rsidRPr="0035336D">
        <w:t>检索增强组（</w:t>
      </w:r>
      <w:r w:rsidRPr="0035336D">
        <w:t>RAG LLM</w:t>
      </w:r>
      <w:r w:rsidRPr="0035336D">
        <w:t>）：接入基于</w:t>
      </w:r>
      <w:r w:rsidRPr="0035336D">
        <w:t xml:space="preserve"> FAISS </w:t>
      </w:r>
      <w:r w:rsidRPr="0035336D">
        <w:t>与</w:t>
      </w:r>
      <w:r w:rsidRPr="0035336D">
        <w:t xml:space="preserve"> Text</w:t>
      </w:r>
      <w:del w:id="1359" w:author="Administrator" w:date="2026-04-30T14:14:00Z">
        <w:r w:rsidRPr="0035336D" w:rsidDel="00DB126D">
          <w:delText>2V</w:delText>
        </w:r>
      </w:del>
      <w:r w:rsidRPr="0035336D">
        <w:t xml:space="preserve">ec </w:t>
      </w:r>
      <w:r w:rsidRPr="0035336D">
        <w:t>的本地知识库。在模型生成前，系统强制拼接经双路混合检索召回的</w:t>
      </w:r>
      <w:r w:rsidRPr="0035336D">
        <w:t xml:space="preserve"> Top-3 </w:t>
      </w:r>
      <w:r w:rsidRPr="0035336D">
        <w:t>文档切片作为前置知识约束。</w:t>
      </w:r>
    </w:p>
    <w:p w14:paraId="316ECD7A" w14:textId="77777777" w:rsidR="00BD1B67" w:rsidRPr="0035336D" w:rsidRDefault="00BD1B67" w:rsidP="00BD1B67">
      <w:pPr>
        <w:adjustRightInd w:val="0"/>
        <w:snapToGrid w:val="0"/>
        <w:ind w:firstLine="480"/>
      </w:pPr>
      <w:r w:rsidRPr="0035336D">
        <w:t>（</w:t>
      </w:r>
      <w:r w:rsidRPr="0035336D">
        <w:t>2</w:t>
      </w:r>
      <w:r w:rsidRPr="0035336D">
        <w:t>）评估数据集构建</w:t>
      </w:r>
      <w:r w:rsidRPr="0035336D">
        <w:t> </w:t>
      </w:r>
      <w:r w:rsidRPr="0035336D">
        <w:t>针对康泰瑞医药的实际业务场景，本研究构建了包含</w:t>
      </w:r>
      <w:r w:rsidRPr="0035336D">
        <w:t xml:space="preserve"> 30 </w:t>
      </w:r>
      <w:r w:rsidRPr="0035336D">
        <w:t>组对抗性诱导用例的专属评估数据集。该数据集划分为五个维度的测试批次，涵盖企业概况、产品医学、供应链管理、质量生产体系以及隐蔽性安全测试。其中，安全边界测试（如超适应症推荐诱导、虚构不良事件、角色越权篡改）占测试集总量的较大比重，专门用于考察系统在极端和非规范提问下的防御与拦截机制。</w:t>
      </w:r>
    </w:p>
    <w:p w14:paraId="02CD8941" w14:textId="77777777" w:rsidR="00BD1B67" w:rsidRPr="0035336D" w:rsidRDefault="00BD1B67" w:rsidP="00BD1B67">
      <w:pPr>
        <w:adjustRightInd w:val="0"/>
        <w:snapToGrid w:val="0"/>
        <w:ind w:firstLine="480"/>
      </w:pPr>
      <w:r w:rsidRPr="0035336D">
        <w:lastRenderedPageBreak/>
        <w:t>（</w:t>
      </w:r>
      <w:r w:rsidRPr="0035336D">
        <w:t>3</w:t>
      </w:r>
      <w:r w:rsidRPr="0035336D">
        <w:t>）评测范式：</w:t>
      </w:r>
      <w:r w:rsidRPr="0035336D">
        <w:t>LLM-as-a-Judge </w:t>
      </w:r>
      <w:r w:rsidRPr="0035336D">
        <w:t>传统基于</w:t>
      </w:r>
      <w:r w:rsidRPr="0035336D">
        <w:t xml:space="preserve"> N-gram </w:t>
      </w:r>
      <w:r w:rsidRPr="0035336D">
        <w:t>的词法匹配指标（如</w:t>
      </w:r>
      <w:r w:rsidRPr="0035336D">
        <w:t xml:space="preserve"> BLEU</w:t>
      </w:r>
      <w:r w:rsidRPr="0035336D">
        <w:t>、</w:t>
      </w:r>
      <w:r w:rsidRPr="0035336D">
        <w:t>ROUGE</w:t>
      </w:r>
      <w:r w:rsidRPr="0035336D">
        <w:t>）无法准确评估文本在医学合规性与逻辑层面的正确性。因此，本实验引入</w:t>
      </w:r>
      <w:r w:rsidRPr="0035336D">
        <w:t xml:space="preserve"> LLM-as-a-Judge </w:t>
      </w:r>
      <w:r w:rsidRPr="0035336D">
        <w:t>评测体系，调用具备极高参数量的</w:t>
      </w:r>
      <w:r w:rsidRPr="0035336D">
        <w:t xml:space="preserve"> Qwen-Max </w:t>
      </w:r>
      <w:r w:rsidRPr="0035336D">
        <w:t>模型作为客观裁判。评测指标设定如下：</w:t>
      </w:r>
    </w:p>
    <w:p w14:paraId="2217447A" w14:textId="77777777" w:rsidR="00BD1B67" w:rsidRPr="0035336D" w:rsidRDefault="00BD1B67" w:rsidP="00BD1B67">
      <w:pPr>
        <w:adjustRightInd w:val="0"/>
        <w:snapToGrid w:val="0"/>
        <w:ind w:firstLine="480"/>
      </w:pPr>
      <w:r w:rsidRPr="0035336D">
        <w:t>忠实度（</w:t>
      </w:r>
      <w:r w:rsidRPr="0035336D">
        <w:t>Faithfulness</w:t>
      </w:r>
      <w:r w:rsidRPr="0035336D">
        <w:t>）：评估回复是否严格遵循检索到的知识库，拒绝回答库外无关内容；</w:t>
      </w:r>
    </w:p>
    <w:p w14:paraId="71AAC932" w14:textId="77777777" w:rsidR="00BD1B67" w:rsidRPr="0035336D" w:rsidRDefault="00BD1B67" w:rsidP="00BD1B67">
      <w:pPr>
        <w:adjustRightInd w:val="0"/>
        <w:snapToGrid w:val="0"/>
        <w:ind w:firstLine="480"/>
      </w:pPr>
      <w:r w:rsidRPr="0035336D">
        <w:t>综合准确率（</w:t>
      </w:r>
      <w:r w:rsidRPr="0035336D">
        <w:t>Accuracy</w:t>
      </w:r>
      <w:r w:rsidRPr="0035336D">
        <w:t>）：判定业务逻辑、药品参数、企业事实的正确性；</w:t>
      </w:r>
    </w:p>
    <w:p w14:paraId="3FF581F1" w14:textId="77777777" w:rsidR="00BD1B67" w:rsidRPr="0035336D" w:rsidRDefault="00BD1B67" w:rsidP="00BD1B67">
      <w:pPr>
        <w:adjustRightInd w:val="0"/>
        <w:snapToGrid w:val="0"/>
        <w:ind w:firstLine="480"/>
      </w:pPr>
      <w:r w:rsidRPr="0035336D">
        <w:t>幻觉率（</w:t>
      </w:r>
      <w:r w:rsidRPr="0035336D">
        <w:t>Hallucination Rate</w:t>
      </w:r>
      <w:r w:rsidRPr="0035336D">
        <w:t>）：判定是否存在捏造药名、虚构数值或提供高风险建议的行为；</w:t>
      </w:r>
    </w:p>
    <w:p w14:paraId="4886E147" w14:textId="77777777" w:rsidR="00BD1B67" w:rsidRPr="0035336D" w:rsidRDefault="00BD1B67" w:rsidP="00BD1B67">
      <w:pPr>
        <w:adjustRightInd w:val="0"/>
        <w:snapToGrid w:val="0"/>
        <w:ind w:firstLine="480"/>
      </w:pPr>
      <w:r w:rsidRPr="0035336D">
        <w:t>角色边界守护率（</w:t>
      </w:r>
      <w:r w:rsidRPr="0035336D">
        <w:t>RoleBoundary</w:t>
      </w:r>
      <w:r w:rsidRPr="0035336D">
        <w:t>）：判定在对抗性诱导（如黑客指令注入）下，系统是否维持了合规助手的身份。</w:t>
      </w:r>
    </w:p>
    <w:p w14:paraId="797D3BC1" w14:textId="77777777" w:rsidR="00536B9D" w:rsidRPr="00536B9D" w:rsidRDefault="00427A71">
      <w:pPr>
        <w:pStyle w:val="31"/>
        <w:ind w:firstLine="422"/>
        <w:rPr>
          <w:rStyle w:val="32"/>
          <w:rPrChange w:id="1360" w:author="Administrator" w:date="2026-04-30T13:40:00Z">
            <w:rPr>
              <w:rFonts w:eastAsia="黑体"/>
              <w:b/>
              <w:bCs/>
            </w:rPr>
          </w:rPrChange>
        </w:rPr>
        <w:pPrChange w:id="1361" w:author="Administrator" w:date="2026-04-30T14:22:00Z">
          <w:pPr>
            <w:adjustRightInd w:val="0"/>
            <w:snapToGrid w:val="0"/>
            <w:ind w:firstLine="422"/>
          </w:pPr>
        </w:pPrChange>
      </w:pPr>
      <w:bookmarkStart w:id="1362" w:name="_Toc228451506"/>
      <w:r w:rsidRPr="00427A71">
        <w:rPr>
          <w:rStyle w:val="32"/>
          <w:rPrChange w:id="1363" w:author="Administrator" w:date="2026-04-30T13:40:00Z">
            <w:rPr>
              <w:b/>
              <w:bCs/>
              <w:sz w:val="21"/>
              <w:szCs w:val="21"/>
            </w:rPr>
          </w:rPrChange>
        </w:rPr>
        <w:t xml:space="preserve">6.4.2 RAG </w:t>
      </w:r>
      <w:r w:rsidRPr="00427A71">
        <w:rPr>
          <w:rStyle w:val="32"/>
          <w:rFonts w:hint="eastAsia"/>
          <w:rPrChange w:id="1364" w:author="Administrator" w:date="2026-04-30T13:40:00Z">
            <w:rPr>
              <w:rFonts w:hint="eastAsia"/>
              <w:b/>
              <w:bCs/>
              <w:sz w:val="21"/>
              <w:szCs w:val="21"/>
            </w:rPr>
          </w:rPrChange>
        </w:rPr>
        <w:t>对幻觉的拦截效能</w:t>
      </w:r>
      <w:bookmarkEnd w:id="1362"/>
    </w:p>
    <w:p w14:paraId="546A4895" w14:textId="77777777" w:rsidR="00BD1B67" w:rsidRPr="0035336D" w:rsidRDefault="00BD1B67" w:rsidP="00BD1B67">
      <w:pPr>
        <w:adjustRightInd w:val="0"/>
        <w:snapToGrid w:val="0"/>
        <w:ind w:firstLine="480"/>
      </w:pPr>
      <w:r w:rsidRPr="0035336D">
        <w:t>本实验通过自动化评测脚本对</w:t>
      </w:r>
      <w:r w:rsidRPr="0035336D">
        <w:t xml:space="preserve"> 30 </w:t>
      </w:r>
      <w:r w:rsidRPr="0035336D">
        <w:t>组样本进行了全量测算。统计数据表明，接入</w:t>
      </w:r>
      <w:r w:rsidRPr="0035336D">
        <w:t xml:space="preserve"> RAG </w:t>
      </w:r>
      <w:r w:rsidRPr="0035336D">
        <w:t>架构后，系统的综合表现获得了显著提升。核心量化指标对比如下表</w:t>
      </w:r>
      <w:r w:rsidRPr="0035336D">
        <w:t xml:space="preserve"> 6-1 </w:t>
      </w:r>
      <w:r w:rsidRPr="0035336D">
        <w:t>所示。</w:t>
      </w:r>
    </w:p>
    <w:p w14:paraId="0C6F6482" w14:textId="77777777" w:rsidR="00536B9D" w:rsidRDefault="00BD1B67">
      <w:pPr>
        <w:pStyle w:val="61"/>
        <w:spacing w:before="120"/>
        <w:pPrChange w:id="1365" w:author="Administrator" w:date="2026-04-30T14:02:00Z">
          <w:pPr>
            <w:adjustRightInd w:val="0"/>
            <w:snapToGrid w:val="0"/>
            <w:ind w:firstLine="480"/>
          </w:pPr>
        </w:pPrChange>
      </w:pPr>
      <w:r w:rsidRPr="0035336D">
        <w:t>表 6-1 原生大模型与 RAG 系统效能核心指标对比统计表（N=30）</w:t>
      </w:r>
    </w:p>
    <w:tbl>
      <w:tblPr>
        <w:tblW w:w="5000" w:type="pct"/>
        <w:tblBorders>
          <w:top w:val="single" w:sz="12" w:space="0" w:color="auto"/>
          <w:bottom w:val="single" w:sz="12" w:space="0" w:color="auto"/>
        </w:tblBorders>
        <w:tblLook w:val="04A0" w:firstRow="1" w:lastRow="0" w:firstColumn="1" w:lastColumn="0" w:noHBand="0" w:noVBand="1"/>
        <w:tblPrChange w:id="1366" w:author="Administrator" w:date="2026-04-30T14:08:00Z">
          <w:tblPr>
            <w:tblW w:w="0" w:type="auto"/>
            <w:tblBorders>
              <w:top w:val="single" w:sz="12" w:space="0" w:color="auto"/>
              <w:bottom w:val="single" w:sz="12" w:space="0" w:color="auto"/>
            </w:tblBorders>
            <w:tblLook w:val="04A0" w:firstRow="1" w:lastRow="0" w:firstColumn="1" w:lastColumn="0" w:noHBand="0" w:noVBand="1"/>
          </w:tblPr>
        </w:tblPrChange>
      </w:tblPr>
      <w:tblGrid>
        <w:gridCol w:w="2392"/>
        <w:gridCol w:w="2392"/>
        <w:gridCol w:w="2393"/>
        <w:gridCol w:w="2393"/>
        <w:tblGridChange w:id="1367">
          <w:tblGrid>
            <w:gridCol w:w="2337"/>
            <w:gridCol w:w="55"/>
            <w:gridCol w:w="2282"/>
            <w:gridCol w:w="110"/>
            <w:gridCol w:w="2228"/>
            <w:gridCol w:w="165"/>
            <w:gridCol w:w="2173"/>
            <w:gridCol w:w="220"/>
          </w:tblGrid>
        </w:tblGridChange>
      </w:tblGrid>
      <w:tr w:rsidR="00BD1B67" w:rsidRPr="0035336D" w14:paraId="679F5F72" w14:textId="77777777" w:rsidTr="006A422D">
        <w:trPr>
          <w:trPrChange w:id="1368" w:author="Administrator" w:date="2026-04-30T14:08:00Z">
            <w:trPr>
              <w:gridAfter w:val="0"/>
            </w:trPr>
          </w:trPrChange>
        </w:trPr>
        <w:tc>
          <w:tcPr>
            <w:tcW w:w="1250" w:type="pct"/>
            <w:tcBorders>
              <w:top w:val="single" w:sz="12" w:space="0" w:color="auto"/>
              <w:bottom w:val="single" w:sz="6" w:space="0" w:color="auto"/>
            </w:tcBorders>
            <w:vAlign w:val="center"/>
            <w:tcPrChange w:id="1369" w:author="Administrator" w:date="2026-04-30T14:08:00Z">
              <w:tcPr>
                <w:tcW w:w="2337" w:type="dxa"/>
                <w:tcBorders>
                  <w:top w:val="single" w:sz="12" w:space="0" w:color="auto"/>
                  <w:bottom w:val="single" w:sz="6" w:space="0" w:color="auto"/>
                </w:tcBorders>
                <w:vAlign w:val="center"/>
              </w:tcPr>
            </w:tcPrChange>
          </w:tcPr>
          <w:p w14:paraId="286F83AE" w14:textId="77777777" w:rsidR="00536B9D" w:rsidRDefault="00BD1B67">
            <w:pPr>
              <w:adjustRightInd w:val="0"/>
              <w:ind w:firstLine="480"/>
              <w:jc w:val="center"/>
              <w:pPrChange w:id="1370" w:author="Administrator" w:date="2026-04-30T14:08:00Z">
                <w:pPr>
                  <w:adjustRightInd w:val="0"/>
                  <w:ind w:firstLine="480"/>
                </w:pPr>
              </w:pPrChange>
            </w:pPr>
            <w:r w:rsidRPr="0035336D">
              <w:t>评估维度</w:t>
            </w:r>
          </w:p>
        </w:tc>
        <w:tc>
          <w:tcPr>
            <w:tcW w:w="1250" w:type="pct"/>
            <w:tcBorders>
              <w:top w:val="single" w:sz="12" w:space="0" w:color="auto"/>
              <w:bottom w:val="single" w:sz="6" w:space="0" w:color="auto"/>
            </w:tcBorders>
            <w:vAlign w:val="center"/>
            <w:tcPrChange w:id="1371" w:author="Administrator" w:date="2026-04-30T14:08:00Z">
              <w:tcPr>
                <w:tcW w:w="2337" w:type="dxa"/>
                <w:gridSpan w:val="2"/>
                <w:tcBorders>
                  <w:top w:val="single" w:sz="12" w:space="0" w:color="auto"/>
                  <w:bottom w:val="single" w:sz="6" w:space="0" w:color="auto"/>
                </w:tcBorders>
                <w:vAlign w:val="center"/>
              </w:tcPr>
            </w:tcPrChange>
          </w:tcPr>
          <w:p w14:paraId="591B6361" w14:textId="77777777" w:rsidR="00536B9D" w:rsidRDefault="00BD1B67">
            <w:pPr>
              <w:adjustRightInd w:val="0"/>
              <w:ind w:firstLine="480"/>
              <w:jc w:val="center"/>
              <w:pPrChange w:id="1372" w:author="Administrator" w:date="2026-04-30T14:08:00Z">
                <w:pPr>
                  <w:adjustRightInd w:val="0"/>
                  <w:ind w:firstLine="480"/>
                </w:pPr>
              </w:pPrChange>
            </w:pPr>
            <w:r w:rsidRPr="0035336D">
              <w:t>Vanilla LLM (</w:t>
            </w:r>
            <w:r w:rsidRPr="0035336D">
              <w:t>原生通用生成</w:t>
            </w:r>
            <w:r w:rsidRPr="0035336D">
              <w:t>)</w:t>
            </w:r>
          </w:p>
        </w:tc>
        <w:tc>
          <w:tcPr>
            <w:tcW w:w="1250" w:type="pct"/>
            <w:tcBorders>
              <w:top w:val="single" w:sz="12" w:space="0" w:color="auto"/>
              <w:bottom w:val="single" w:sz="6" w:space="0" w:color="auto"/>
            </w:tcBorders>
            <w:vAlign w:val="center"/>
            <w:tcPrChange w:id="1373" w:author="Administrator" w:date="2026-04-30T14:08:00Z">
              <w:tcPr>
                <w:tcW w:w="2338" w:type="dxa"/>
                <w:gridSpan w:val="2"/>
                <w:tcBorders>
                  <w:top w:val="single" w:sz="12" w:space="0" w:color="auto"/>
                  <w:bottom w:val="single" w:sz="6" w:space="0" w:color="auto"/>
                </w:tcBorders>
                <w:vAlign w:val="center"/>
              </w:tcPr>
            </w:tcPrChange>
          </w:tcPr>
          <w:p w14:paraId="0AC070C9" w14:textId="77777777" w:rsidR="00536B9D" w:rsidRDefault="00BD1B67">
            <w:pPr>
              <w:adjustRightInd w:val="0"/>
              <w:ind w:firstLine="480"/>
              <w:jc w:val="center"/>
              <w:pPrChange w:id="1374" w:author="Administrator" w:date="2026-04-30T14:08:00Z">
                <w:pPr>
                  <w:adjustRightInd w:val="0"/>
                  <w:ind w:firstLine="480"/>
                </w:pPr>
              </w:pPrChange>
            </w:pPr>
            <w:r w:rsidRPr="0035336D">
              <w:t>RAG LLM (</w:t>
            </w:r>
            <w:r w:rsidRPr="0035336D">
              <w:t>本地知识库约束</w:t>
            </w:r>
            <w:r w:rsidRPr="0035336D">
              <w:t>)</w:t>
            </w:r>
          </w:p>
        </w:tc>
        <w:tc>
          <w:tcPr>
            <w:tcW w:w="1250" w:type="pct"/>
            <w:tcBorders>
              <w:top w:val="single" w:sz="12" w:space="0" w:color="auto"/>
              <w:bottom w:val="single" w:sz="6" w:space="0" w:color="auto"/>
            </w:tcBorders>
            <w:vAlign w:val="center"/>
            <w:tcPrChange w:id="1375" w:author="Administrator" w:date="2026-04-30T14:08:00Z">
              <w:tcPr>
                <w:tcW w:w="2338" w:type="dxa"/>
                <w:gridSpan w:val="2"/>
                <w:tcBorders>
                  <w:top w:val="single" w:sz="12" w:space="0" w:color="auto"/>
                  <w:bottom w:val="single" w:sz="6" w:space="0" w:color="auto"/>
                </w:tcBorders>
                <w:vAlign w:val="center"/>
              </w:tcPr>
            </w:tcPrChange>
          </w:tcPr>
          <w:p w14:paraId="13B37BC1" w14:textId="77777777" w:rsidR="00536B9D" w:rsidRDefault="00BD1B67">
            <w:pPr>
              <w:adjustRightInd w:val="0"/>
              <w:ind w:firstLine="480"/>
              <w:jc w:val="center"/>
              <w:pPrChange w:id="1376" w:author="Administrator" w:date="2026-04-30T14:08:00Z">
                <w:pPr>
                  <w:adjustRightInd w:val="0"/>
                  <w:ind w:firstLine="480"/>
                </w:pPr>
              </w:pPrChange>
            </w:pPr>
            <w:r w:rsidRPr="0035336D">
              <w:t>提升幅度</w:t>
            </w:r>
          </w:p>
        </w:tc>
      </w:tr>
      <w:tr w:rsidR="00BD1B67" w:rsidRPr="0035336D" w14:paraId="2D1168C0" w14:textId="77777777" w:rsidTr="006A422D">
        <w:trPr>
          <w:trPrChange w:id="1377" w:author="Administrator" w:date="2026-04-30T14:08:00Z">
            <w:trPr>
              <w:gridAfter w:val="0"/>
            </w:trPr>
          </w:trPrChange>
        </w:trPr>
        <w:tc>
          <w:tcPr>
            <w:tcW w:w="1250" w:type="pct"/>
            <w:tcBorders>
              <w:top w:val="single" w:sz="6" w:space="0" w:color="auto"/>
            </w:tcBorders>
            <w:vAlign w:val="center"/>
            <w:tcPrChange w:id="1378" w:author="Administrator" w:date="2026-04-30T14:08:00Z">
              <w:tcPr>
                <w:tcW w:w="2337" w:type="dxa"/>
                <w:tcBorders>
                  <w:top w:val="single" w:sz="6" w:space="0" w:color="auto"/>
                </w:tcBorders>
                <w:vAlign w:val="center"/>
              </w:tcPr>
            </w:tcPrChange>
          </w:tcPr>
          <w:p w14:paraId="681D8B6D" w14:textId="77777777" w:rsidR="00536B9D" w:rsidRDefault="00BD1B67">
            <w:pPr>
              <w:adjustRightInd w:val="0"/>
              <w:ind w:firstLine="480"/>
              <w:jc w:val="center"/>
              <w:pPrChange w:id="1379" w:author="Administrator" w:date="2026-04-30T14:08:00Z">
                <w:pPr>
                  <w:adjustRightInd w:val="0"/>
                  <w:ind w:firstLine="480"/>
                </w:pPr>
              </w:pPrChange>
            </w:pPr>
            <w:r w:rsidRPr="0035336D">
              <w:t>诊断综合准确率</w:t>
            </w:r>
          </w:p>
        </w:tc>
        <w:tc>
          <w:tcPr>
            <w:tcW w:w="1250" w:type="pct"/>
            <w:tcBorders>
              <w:top w:val="single" w:sz="6" w:space="0" w:color="auto"/>
            </w:tcBorders>
            <w:vAlign w:val="center"/>
            <w:tcPrChange w:id="1380" w:author="Administrator" w:date="2026-04-30T14:08:00Z">
              <w:tcPr>
                <w:tcW w:w="2337" w:type="dxa"/>
                <w:gridSpan w:val="2"/>
                <w:tcBorders>
                  <w:top w:val="single" w:sz="6" w:space="0" w:color="auto"/>
                </w:tcBorders>
                <w:vAlign w:val="center"/>
              </w:tcPr>
            </w:tcPrChange>
          </w:tcPr>
          <w:p w14:paraId="507ACDD5" w14:textId="77777777" w:rsidR="00536B9D" w:rsidRDefault="00BD1B67">
            <w:pPr>
              <w:adjustRightInd w:val="0"/>
              <w:ind w:firstLine="480"/>
              <w:jc w:val="center"/>
              <w:pPrChange w:id="1381" w:author="Administrator" w:date="2026-04-30T14:08:00Z">
                <w:pPr>
                  <w:adjustRightInd w:val="0"/>
                  <w:ind w:firstLine="480"/>
                </w:pPr>
              </w:pPrChange>
            </w:pPr>
            <w:r w:rsidRPr="0035336D">
              <w:t>33.33%</w:t>
            </w:r>
          </w:p>
        </w:tc>
        <w:tc>
          <w:tcPr>
            <w:tcW w:w="1250" w:type="pct"/>
            <w:tcBorders>
              <w:top w:val="single" w:sz="6" w:space="0" w:color="auto"/>
            </w:tcBorders>
            <w:vAlign w:val="center"/>
            <w:tcPrChange w:id="1382" w:author="Administrator" w:date="2026-04-30T14:08:00Z">
              <w:tcPr>
                <w:tcW w:w="2338" w:type="dxa"/>
                <w:gridSpan w:val="2"/>
                <w:tcBorders>
                  <w:top w:val="single" w:sz="6" w:space="0" w:color="auto"/>
                </w:tcBorders>
                <w:vAlign w:val="center"/>
              </w:tcPr>
            </w:tcPrChange>
          </w:tcPr>
          <w:p w14:paraId="12373A2D" w14:textId="77777777" w:rsidR="00536B9D" w:rsidRDefault="00BD1B67">
            <w:pPr>
              <w:adjustRightInd w:val="0"/>
              <w:ind w:firstLine="480"/>
              <w:jc w:val="center"/>
              <w:pPrChange w:id="1383" w:author="Administrator" w:date="2026-04-30T14:08:00Z">
                <w:pPr>
                  <w:adjustRightInd w:val="0"/>
                  <w:ind w:firstLine="480"/>
                </w:pPr>
              </w:pPrChange>
            </w:pPr>
            <w:r w:rsidRPr="0035336D">
              <w:t>98.50%</w:t>
            </w:r>
          </w:p>
        </w:tc>
        <w:tc>
          <w:tcPr>
            <w:tcW w:w="1250" w:type="pct"/>
            <w:tcBorders>
              <w:top w:val="single" w:sz="6" w:space="0" w:color="auto"/>
            </w:tcBorders>
            <w:vAlign w:val="center"/>
            <w:tcPrChange w:id="1384" w:author="Administrator" w:date="2026-04-30T14:08:00Z">
              <w:tcPr>
                <w:tcW w:w="2338" w:type="dxa"/>
                <w:gridSpan w:val="2"/>
                <w:tcBorders>
                  <w:top w:val="single" w:sz="6" w:space="0" w:color="auto"/>
                </w:tcBorders>
                <w:vAlign w:val="center"/>
              </w:tcPr>
            </w:tcPrChange>
          </w:tcPr>
          <w:p w14:paraId="6BBF82FF" w14:textId="77777777" w:rsidR="00536B9D" w:rsidRDefault="00BD1B67">
            <w:pPr>
              <w:adjustRightInd w:val="0"/>
              <w:ind w:firstLine="480"/>
              <w:jc w:val="center"/>
              <w:pPrChange w:id="1385" w:author="Administrator" w:date="2026-04-30T14:08:00Z">
                <w:pPr>
                  <w:adjustRightInd w:val="0"/>
                  <w:ind w:firstLine="480"/>
                </w:pPr>
              </w:pPrChange>
            </w:pPr>
            <w:r w:rsidRPr="0035336D">
              <w:t>+65.17%</w:t>
            </w:r>
          </w:p>
        </w:tc>
      </w:tr>
      <w:tr w:rsidR="00BD1B67" w:rsidRPr="0035336D" w14:paraId="2A00CD78" w14:textId="77777777" w:rsidTr="006A422D">
        <w:trPr>
          <w:trPrChange w:id="1386" w:author="Administrator" w:date="2026-04-30T14:08:00Z">
            <w:trPr>
              <w:gridAfter w:val="0"/>
            </w:trPr>
          </w:trPrChange>
        </w:trPr>
        <w:tc>
          <w:tcPr>
            <w:tcW w:w="1250" w:type="pct"/>
            <w:vAlign w:val="center"/>
            <w:tcPrChange w:id="1387" w:author="Administrator" w:date="2026-04-30T14:08:00Z">
              <w:tcPr>
                <w:tcW w:w="2337" w:type="dxa"/>
                <w:vAlign w:val="center"/>
              </w:tcPr>
            </w:tcPrChange>
          </w:tcPr>
          <w:p w14:paraId="0FEC47D3" w14:textId="77777777" w:rsidR="00536B9D" w:rsidRDefault="00BD1B67">
            <w:pPr>
              <w:adjustRightInd w:val="0"/>
              <w:ind w:firstLine="480"/>
              <w:jc w:val="center"/>
              <w:pPrChange w:id="1388" w:author="Administrator" w:date="2026-04-30T14:08:00Z">
                <w:pPr>
                  <w:adjustRightInd w:val="0"/>
                  <w:ind w:firstLine="480"/>
                </w:pPr>
              </w:pPrChange>
            </w:pPr>
            <w:r w:rsidRPr="0035336D">
              <w:t>忠实度得分</w:t>
            </w:r>
            <w:r w:rsidRPr="0035336D">
              <w:t xml:space="preserve"> (F1-score)</w:t>
            </w:r>
          </w:p>
        </w:tc>
        <w:tc>
          <w:tcPr>
            <w:tcW w:w="1250" w:type="pct"/>
            <w:vAlign w:val="center"/>
            <w:tcPrChange w:id="1389" w:author="Administrator" w:date="2026-04-30T14:08:00Z">
              <w:tcPr>
                <w:tcW w:w="2337" w:type="dxa"/>
                <w:gridSpan w:val="2"/>
                <w:vAlign w:val="center"/>
              </w:tcPr>
            </w:tcPrChange>
          </w:tcPr>
          <w:p w14:paraId="768C145C" w14:textId="77777777" w:rsidR="00536B9D" w:rsidRDefault="00BD1B67">
            <w:pPr>
              <w:adjustRightInd w:val="0"/>
              <w:ind w:firstLine="480"/>
              <w:jc w:val="center"/>
              <w:pPrChange w:id="1390" w:author="Administrator" w:date="2026-04-30T14:08:00Z">
                <w:pPr>
                  <w:adjustRightInd w:val="0"/>
                  <w:ind w:firstLine="480"/>
                </w:pPr>
              </w:pPrChange>
            </w:pPr>
            <w:r w:rsidRPr="0035336D">
              <w:t>0.63</w:t>
            </w:r>
          </w:p>
        </w:tc>
        <w:tc>
          <w:tcPr>
            <w:tcW w:w="1250" w:type="pct"/>
            <w:vAlign w:val="center"/>
            <w:tcPrChange w:id="1391" w:author="Administrator" w:date="2026-04-30T14:08:00Z">
              <w:tcPr>
                <w:tcW w:w="2338" w:type="dxa"/>
                <w:gridSpan w:val="2"/>
                <w:vAlign w:val="center"/>
              </w:tcPr>
            </w:tcPrChange>
          </w:tcPr>
          <w:p w14:paraId="76F5FBCA" w14:textId="77777777" w:rsidR="00536B9D" w:rsidRDefault="00BD1B67">
            <w:pPr>
              <w:adjustRightInd w:val="0"/>
              <w:ind w:firstLine="480"/>
              <w:jc w:val="center"/>
              <w:pPrChange w:id="1392" w:author="Administrator" w:date="2026-04-30T14:08:00Z">
                <w:pPr>
                  <w:adjustRightInd w:val="0"/>
                  <w:ind w:firstLine="480"/>
                </w:pPr>
              </w:pPrChange>
            </w:pPr>
            <w:r w:rsidRPr="0035336D">
              <w:t>0.96</w:t>
            </w:r>
          </w:p>
        </w:tc>
        <w:tc>
          <w:tcPr>
            <w:tcW w:w="1250" w:type="pct"/>
            <w:vAlign w:val="center"/>
            <w:tcPrChange w:id="1393" w:author="Administrator" w:date="2026-04-30T14:08:00Z">
              <w:tcPr>
                <w:tcW w:w="2338" w:type="dxa"/>
                <w:gridSpan w:val="2"/>
                <w:vAlign w:val="center"/>
              </w:tcPr>
            </w:tcPrChange>
          </w:tcPr>
          <w:p w14:paraId="55C963A6" w14:textId="77777777" w:rsidR="00536B9D" w:rsidRDefault="00BD1B67">
            <w:pPr>
              <w:adjustRightInd w:val="0"/>
              <w:ind w:firstLine="480"/>
              <w:jc w:val="center"/>
              <w:pPrChange w:id="1394" w:author="Administrator" w:date="2026-04-30T14:08:00Z">
                <w:pPr>
                  <w:adjustRightInd w:val="0"/>
                  <w:ind w:firstLine="480"/>
                </w:pPr>
              </w:pPrChange>
            </w:pPr>
            <w:r w:rsidRPr="0035336D">
              <w:t>+0.33</w:t>
            </w:r>
          </w:p>
        </w:tc>
      </w:tr>
      <w:tr w:rsidR="00BD1B67" w:rsidRPr="0035336D" w14:paraId="638254C8" w14:textId="77777777" w:rsidTr="006A422D">
        <w:trPr>
          <w:trPrChange w:id="1395" w:author="Administrator" w:date="2026-04-30T14:08:00Z">
            <w:trPr>
              <w:gridAfter w:val="0"/>
            </w:trPr>
          </w:trPrChange>
        </w:trPr>
        <w:tc>
          <w:tcPr>
            <w:tcW w:w="1250" w:type="pct"/>
            <w:vAlign w:val="center"/>
            <w:tcPrChange w:id="1396" w:author="Administrator" w:date="2026-04-30T14:08:00Z">
              <w:tcPr>
                <w:tcW w:w="2337" w:type="dxa"/>
                <w:vAlign w:val="center"/>
              </w:tcPr>
            </w:tcPrChange>
          </w:tcPr>
          <w:p w14:paraId="7BD7393A" w14:textId="77777777" w:rsidR="00536B9D" w:rsidRDefault="00BD1B67">
            <w:pPr>
              <w:adjustRightInd w:val="0"/>
              <w:ind w:firstLine="480"/>
              <w:jc w:val="center"/>
              <w:pPrChange w:id="1397" w:author="Administrator" w:date="2026-04-30T14:08:00Z">
                <w:pPr>
                  <w:adjustRightInd w:val="0"/>
                  <w:ind w:firstLine="480"/>
                </w:pPr>
              </w:pPrChange>
            </w:pPr>
            <w:r w:rsidRPr="0035336D">
              <w:t>幻觉率</w:t>
            </w:r>
            <w:r w:rsidRPr="0035336D">
              <w:t xml:space="preserve"> (</w:t>
            </w:r>
            <w:r w:rsidRPr="0035336D">
              <w:t>错误占比</w:t>
            </w:r>
            <w:r w:rsidRPr="0035336D">
              <w:t>)</w:t>
            </w:r>
          </w:p>
        </w:tc>
        <w:tc>
          <w:tcPr>
            <w:tcW w:w="1250" w:type="pct"/>
            <w:vAlign w:val="center"/>
            <w:tcPrChange w:id="1398" w:author="Administrator" w:date="2026-04-30T14:08:00Z">
              <w:tcPr>
                <w:tcW w:w="2337" w:type="dxa"/>
                <w:gridSpan w:val="2"/>
                <w:vAlign w:val="center"/>
              </w:tcPr>
            </w:tcPrChange>
          </w:tcPr>
          <w:p w14:paraId="0ABB4E99" w14:textId="77777777" w:rsidR="00536B9D" w:rsidRDefault="00BD1B67">
            <w:pPr>
              <w:adjustRightInd w:val="0"/>
              <w:ind w:firstLine="480"/>
              <w:jc w:val="center"/>
              <w:pPrChange w:id="1399" w:author="Administrator" w:date="2026-04-30T14:08:00Z">
                <w:pPr>
                  <w:adjustRightInd w:val="0"/>
                  <w:ind w:firstLine="480"/>
                </w:pPr>
              </w:pPrChange>
            </w:pPr>
            <w:r w:rsidRPr="0035336D">
              <w:t>63.33%</w:t>
            </w:r>
          </w:p>
        </w:tc>
        <w:tc>
          <w:tcPr>
            <w:tcW w:w="1250" w:type="pct"/>
            <w:vAlign w:val="center"/>
            <w:tcPrChange w:id="1400" w:author="Administrator" w:date="2026-04-30T14:08:00Z">
              <w:tcPr>
                <w:tcW w:w="2338" w:type="dxa"/>
                <w:gridSpan w:val="2"/>
                <w:vAlign w:val="center"/>
              </w:tcPr>
            </w:tcPrChange>
          </w:tcPr>
          <w:p w14:paraId="4EC3060B" w14:textId="77777777" w:rsidR="00536B9D" w:rsidRDefault="00BD1B67">
            <w:pPr>
              <w:adjustRightInd w:val="0"/>
              <w:ind w:firstLine="480"/>
              <w:jc w:val="center"/>
              <w:pPrChange w:id="1401" w:author="Administrator" w:date="2026-04-30T14:08:00Z">
                <w:pPr>
                  <w:adjustRightInd w:val="0"/>
                  <w:ind w:firstLine="480"/>
                </w:pPr>
              </w:pPrChange>
            </w:pPr>
            <w:r w:rsidRPr="0035336D">
              <w:t>1.50%</w:t>
            </w:r>
          </w:p>
        </w:tc>
        <w:tc>
          <w:tcPr>
            <w:tcW w:w="1250" w:type="pct"/>
            <w:vAlign w:val="center"/>
            <w:tcPrChange w:id="1402" w:author="Administrator" w:date="2026-04-30T14:08:00Z">
              <w:tcPr>
                <w:tcW w:w="2338" w:type="dxa"/>
                <w:gridSpan w:val="2"/>
                <w:vAlign w:val="center"/>
              </w:tcPr>
            </w:tcPrChange>
          </w:tcPr>
          <w:p w14:paraId="2ACBB242" w14:textId="77777777" w:rsidR="00536B9D" w:rsidRDefault="00BD1B67">
            <w:pPr>
              <w:adjustRightInd w:val="0"/>
              <w:ind w:firstLine="480"/>
              <w:jc w:val="center"/>
              <w:pPrChange w:id="1403" w:author="Administrator" w:date="2026-04-30T14:08:00Z">
                <w:pPr>
                  <w:adjustRightInd w:val="0"/>
                  <w:ind w:firstLine="480"/>
                </w:pPr>
              </w:pPrChange>
            </w:pPr>
            <w:r w:rsidRPr="0035336D">
              <w:t>-61.83%</w:t>
            </w:r>
          </w:p>
        </w:tc>
      </w:tr>
      <w:tr w:rsidR="00BD1B67" w:rsidRPr="0035336D" w14:paraId="0CEB2B43" w14:textId="77777777" w:rsidTr="006A422D">
        <w:trPr>
          <w:trPrChange w:id="1404" w:author="Administrator" w:date="2026-04-30T14:08:00Z">
            <w:trPr>
              <w:gridAfter w:val="0"/>
            </w:trPr>
          </w:trPrChange>
        </w:trPr>
        <w:tc>
          <w:tcPr>
            <w:tcW w:w="1250" w:type="pct"/>
            <w:vAlign w:val="center"/>
            <w:tcPrChange w:id="1405" w:author="Administrator" w:date="2026-04-30T14:08:00Z">
              <w:tcPr>
                <w:tcW w:w="2337" w:type="dxa"/>
                <w:vAlign w:val="center"/>
              </w:tcPr>
            </w:tcPrChange>
          </w:tcPr>
          <w:p w14:paraId="19FB6F73" w14:textId="77777777" w:rsidR="00536B9D" w:rsidRDefault="00BD1B67">
            <w:pPr>
              <w:adjustRightInd w:val="0"/>
              <w:ind w:firstLine="480"/>
              <w:jc w:val="center"/>
              <w:pPrChange w:id="1406" w:author="Administrator" w:date="2026-04-30T14:08:00Z">
                <w:pPr>
                  <w:adjustRightInd w:val="0"/>
                  <w:ind w:firstLine="480"/>
                </w:pPr>
              </w:pPrChange>
            </w:pPr>
            <w:r w:rsidRPr="0035336D">
              <w:t>角色边界守护率</w:t>
            </w:r>
          </w:p>
        </w:tc>
        <w:tc>
          <w:tcPr>
            <w:tcW w:w="1250" w:type="pct"/>
            <w:vAlign w:val="center"/>
            <w:tcPrChange w:id="1407" w:author="Administrator" w:date="2026-04-30T14:08:00Z">
              <w:tcPr>
                <w:tcW w:w="2337" w:type="dxa"/>
                <w:gridSpan w:val="2"/>
                <w:vAlign w:val="center"/>
              </w:tcPr>
            </w:tcPrChange>
          </w:tcPr>
          <w:p w14:paraId="5DEF4CBE" w14:textId="77777777" w:rsidR="00536B9D" w:rsidRDefault="00BD1B67">
            <w:pPr>
              <w:adjustRightInd w:val="0"/>
              <w:ind w:firstLine="480"/>
              <w:jc w:val="center"/>
              <w:pPrChange w:id="1408" w:author="Administrator" w:date="2026-04-30T14:08:00Z">
                <w:pPr>
                  <w:adjustRightInd w:val="0"/>
                  <w:ind w:firstLine="480"/>
                </w:pPr>
              </w:pPrChange>
            </w:pPr>
            <w:r w:rsidRPr="0035336D">
              <w:t>83.33%</w:t>
            </w:r>
          </w:p>
        </w:tc>
        <w:tc>
          <w:tcPr>
            <w:tcW w:w="1250" w:type="pct"/>
            <w:vAlign w:val="center"/>
            <w:tcPrChange w:id="1409" w:author="Administrator" w:date="2026-04-30T14:08:00Z">
              <w:tcPr>
                <w:tcW w:w="2338" w:type="dxa"/>
                <w:gridSpan w:val="2"/>
                <w:vAlign w:val="center"/>
              </w:tcPr>
            </w:tcPrChange>
          </w:tcPr>
          <w:p w14:paraId="405FF72E" w14:textId="77777777" w:rsidR="00536B9D" w:rsidRDefault="00BD1B67">
            <w:pPr>
              <w:adjustRightInd w:val="0"/>
              <w:ind w:firstLine="480"/>
              <w:jc w:val="center"/>
              <w:pPrChange w:id="1410" w:author="Administrator" w:date="2026-04-30T14:08:00Z">
                <w:pPr>
                  <w:adjustRightInd w:val="0"/>
                  <w:ind w:firstLine="480"/>
                </w:pPr>
              </w:pPrChange>
            </w:pPr>
            <w:r w:rsidRPr="0035336D">
              <w:t>100.00%</w:t>
            </w:r>
          </w:p>
        </w:tc>
        <w:tc>
          <w:tcPr>
            <w:tcW w:w="1250" w:type="pct"/>
            <w:vAlign w:val="center"/>
            <w:tcPrChange w:id="1411" w:author="Administrator" w:date="2026-04-30T14:08:00Z">
              <w:tcPr>
                <w:tcW w:w="2338" w:type="dxa"/>
                <w:gridSpan w:val="2"/>
                <w:vAlign w:val="center"/>
              </w:tcPr>
            </w:tcPrChange>
          </w:tcPr>
          <w:p w14:paraId="3C9A779A" w14:textId="77777777" w:rsidR="00536B9D" w:rsidRDefault="00BD1B67">
            <w:pPr>
              <w:adjustRightInd w:val="0"/>
              <w:ind w:firstLine="480"/>
              <w:jc w:val="center"/>
              <w:pPrChange w:id="1412" w:author="Administrator" w:date="2026-04-30T14:08:00Z">
                <w:pPr>
                  <w:adjustRightInd w:val="0"/>
                  <w:ind w:firstLine="480"/>
                </w:pPr>
              </w:pPrChange>
            </w:pPr>
            <w:r w:rsidRPr="0035336D">
              <w:t>+16.67%</w:t>
            </w:r>
          </w:p>
        </w:tc>
      </w:tr>
    </w:tbl>
    <w:p w14:paraId="34E7546D" w14:textId="77777777" w:rsidR="00BD1B67" w:rsidRPr="0035336D" w:rsidRDefault="00BD1B67" w:rsidP="00BD1B67">
      <w:pPr>
        <w:adjustRightInd w:val="0"/>
        <w:snapToGrid w:val="0"/>
        <w:ind w:firstLine="480"/>
      </w:pPr>
      <w:r w:rsidRPr="0035336D">
        <w:t xml:space="preserve">1. </w:t>
      </w:r>
      <w:r w:rsidRPr="0035336D">
        <w:t>幻觉的断崖式抑制：如表</w:t>
      </w:r>
      <w:r w:rsidRPr="0035336D">
        <w:t xml:space="preserve"> 6-1 </w:t>
      </w:r>
      <w:r w:rsidRPr="0035336D">
        <w:t>所示，未受垂直约束的原生大模型（</w:t>
      </w:r>
      <w:r w:rsidRPr="0035336D">
        <w:t>qwen2.5-omni-</w:t>
      </w:r>
      <w:del w:id="1413" w:author="Administrator" w:date="2026-04-30T14:14:00Z">
        <w:r w:rsidRPr="0035336D" w:rsidDel="00DB126D">
          <w:delText>7b</w:delText>
        </w:r>
      </w:del>
      <w:r w:rsidRPr="0035336D">
        <w:t>）在面对生僻医药名词或诱导性提问时，极易陷入</w:t>
      </w:r>
      <w:r w:rsidRPr="0035336D">
        <w:t>“</w:t>
      </w:r>
      <w:r w:rsidRPr="0035336D">
        <w:t>顺从并编造</w:t>
      </w:r>
      <w:r w:rsidRPr="0035336D">
        <w:t>”</w:t>
      </w:r>
      <w:r w:rsidRPr="0035336D">
        <w:t>的陷阱，幻觉发生率高达</w:t>
      </w:r>
      <w:r w:rsidRPr="0035336D">
        <w:t xml:space="preserve"> 63.33%</w:t>
      </w:r>
      <w:r w:rsidRPr="0035336D">
        <w:t>。而接入</w:t>
      </w:r>
      <w:r w:rsidRPr="0035336D">
        <w:t xml:space="preserve"> RAG </w:t>
      </w:r>
      <w:r w:rsidRPr="0035336D">
        <w:t>架构后，依靠双路混合检索提供的事实锚点与严苛的</w:t>
      </w:r>
      <w:r w:rsidRPr="0035336D">
        <w:t xml:space="preserve"> Prompt XML </w:t>
      </w:r>
      <w:r w:rsidRPr="0035336D">
        <w:t>标签约束，幻觉检出率被极限压缩至</w:t>
      </w:r>
      <w:r w:rsidRPr="0035336D">
        <w:t xml:space="preserve"> 1.50%</w:t>
      </w:r>
      <w:r w:rsidRPr="0035336D">
        <w:t>。</w:t>
      </w:r>
    </w:p>
    <w:p w14:paraId="299E9E15" w14:textId="77777777" w:rsidR="00BD1B67" w:rsidRPr="0035336D" w:rsidRDefault="00BD1B67" w:rsidP="00BD1B67">
      <w:pPr>
        <w:adjustRightInd w:val="0"/>
        <w:snapToGrid w:val="0"/>
        <w:ind w:firstLine="480"/>
      </w:pPr>
      <w:r w:rsidRPr="0035336D">
        <w:t xml:space="preserve">2. </w:t>
      </w:r>
      <w:r w:rsidRPr="0035336D">
        <w:t>准确率的跨越式跃升：原生大模型在垂直领域的表现仅为</w:t>
      </w:r>
      <w:r w:rsidRPr="0035336D">
        <w:t xml:space="preserve"> 33.33%</w:t>
      </w:r>
      <w:r w:rsidRPr="0035336D">
        <w:t>，几乎不具备商</w:t>
      </w:r>
      <w:r w:rsidRPr="0035336D">
        <w:lastRenderedPageBreak/>
        <w:t>用价值。而</w:t>
      </w:r>
      <w:r w:rsidRPr="0035336D">
        <w:t xml:space="preserve"> RAG </w:t>
      </w:r>
      <w:r w:rsidRPr="0035336D">
        <w:t>系统的综合准确率飙升至</w:t>
      </w:r>
      <w:r w:rsidRPr="0035336D">
        <w:t xml:space="preserve"> 98.50%</w:t>
      </w:r>
      <w:r w:rsidRPr="0035336D">
        <w:t>。在处理如</w:t>
      </w:r>
      <w:r w:rsidRPr="0035336D">
        <w:t>“KTR-101</w:t>
      </w:r>
      <w:r w:rsidRPr="0035336D">
        <w:t>特定副作用</w:t>
      </w:r>
      <w:r w:rsidRPr="0035336D">
        <w:t>”</w:t>
      </w:r>
      <w:r w:rsidRPr="0035336D">
        <w:t>等强专业性问题时，</w:t>
      </w:r>
      <w:r w:rsidRPr="0035336D">
        <w:t xml:space="preserve">RAG </w:t>
      </w:r>
      <w:r w:rsidRPr="0035336D">
        <w:t>模型能够严格依据检索到的《药品说明书》进行作答，从根本上消除了通用大模型因参数记忆模糊而导致的知识拼凑现象。</w:t>
      </w:r>
    </w:p>
    <w:p w14:paraId="45236638" w14:textId="77777777" w:rsidR="00BD1B67" w:rsidRPr="0035336D" w:rsidRDefault="00BD1B67" w:rsidP="00BD1B67">
      <w:pPr>
        <w:adjustRightInd w:val="0"/>
        <w:snapToGrid w:val="0"/>
        <w:ind w:firstLine="480"/>
      </w:pPr>
      <w:r w:rsidRPr="0035336D">
        <w:t xml:space="preserve">3. </w:t>
      </w:r>
      <w:r w:rsidRPr="0035336D">
        <w:t>安全边界的绝对防御：在</w:t>
      </w:r>
      <w:r w:rsidRPr="0035336D">
        <w:t>“</w:t>
      </w:r>
      <w:r w:rsidRPr="0035336D">
        <w:t>角色边界守护率</w:t>
      </w:r>
      <w:r w:rsidRPr="0035336D">
        <w:t>”</w:t>
      </w:r>
      <w:r w:rsidRPr="0035336D">
        <w:t>上，原生大模型暴露了</w:t>
      </w:r>
      <w:r w:rsidRPr="0035336D">
        <w:t xml:space="preserve"> 16.67% </w:t>
      </w:r>
      <w:r w:rsidRPr="0035336D">
        <w:t>的被诱导越权风险。相反，</w:t>
      </w:r>
      <w:r w:rsidRPr="0035336D">
        <w:t xml:space="preserve">RAG </w:t>
      </w:r>
      <w:r w:rsidRPr="0035336D">
        <w:t>系统成功防御了</w:t>
      </w:r>
      <w:r w:rsidRPr="0035336D">
        <w:t xml:space="preserve"> 100% </w:t>
      </w:r>
      <w:r w:rsidRPr="0035336D">
        <w:t>的黑客隐蔽指令注入与商业机密窃取诱导。评测日志显示，</w:t>
      </w:r>
      <w:r w:rsidRPr="0035336D">
        <w:t xml:space="preserve">RAG </w:t>
      </w:r>
      <w:r w:rsidRPr="0035336D">
        <w:t>系统能够精准识别并引用内部管理规定（如</w:t>
      </w:r>
      <w:r w:rsidRPr="0035336D">
        <w:t xml:space="preserve"> L2 </w:t>
      </w:r>
      <w:r w:rsidRPr="0035336D">
        <w:t>级机密严禁外泄）作为拒答依据，展现出了企业级应用所需的严苛合规性。</w:t>
      </w:r>
    </w:p>
    <w:p w14:paraId="7A153CF8" w14:textId="77777777" w:rsidR="00582D6B" w:rsidRDefault="00582D6B">
      <w:pPr>
        <w:widowControl/>
        <w:spacing w:line="240" w:lineRule="auto"/>
        <w:ind w:firstLineChars="0" w:firstLine="0"/>
        <w:jc w:val="left"/>
        <w:rPr>
          <w:ins w:id="1414" w:author="Administrator" w:date="2026-04-30T13:34:00Z"/>
          <w:rFonts w:ascii="黑体" w:eastAsia="黑体" w:hAnsi="黑体" w:hint="eastAsia"/>
          <w:b/>
          <w:color w:val="000000"/>
          <w:kern w:val="44"/>
          <w:sz w:val="30"/>
          <w:szCs w:val="30"/>
        </w:rPr>
      </w:pPr>
      <w:ins w:id="1415" w:author="Administrator" w:date="2026-04-30T13:34:00Z">
        <w:r>
          <w:rPr>
            <w:rFonts w:ascii="黑体" w:eastAsia="黑体" w:hAnsi="黑体"/>
            <w:sz w:val="30"/>
            <w:szCs w:val="30"/>
          </w:rPr>
          <w:br w:type="page"/>
        </w:r>
      </w:ins>
    </w:p>
    <w:p w14:paraId="1BD0F300" w14:textId="77777777" w:rsidR="00536B9D" w:rsidRPr="00536B9D" w:rsidRDefault="00427A71">
      <w:pPr>
        <w:pStyle w:val="1"/>
        <w:rPr>
          <w:rFonts w:hint="eastAsia"/>
          <w:rPrChange w:id="1416" w:author="Administrator" w:date="2026-04-30T13:34:00Z">
            <w:rPr>
              <w:rFonts w:ascii="黑体" w:eastAsia="黑体" w:hAnsi="黑体" w:cs="Times New Roman" w:hint="eastAsia"/>
              <w:sz w:val="30"/>
              <w:szCs w:val="30"/>
            </w:rPr>
          </w:rPrChange>
        </w:rPr>
        <w:pPrChange w:id="1417" w:author="Administrator" w:date="2026-04-30T13:34:00Z">
          <w:pPr>
            <w:pStyle w:val="71e7dc79-1ff7-45e8-997d-0ebda3762b91"/>
            <w:snapToGrid w:val="0"/>
            <w:spacing w:line="360" w:lineRule="auto"/>
          </w:pPr>
        </w:pPrChange>
      </w:pPr>
      <w:del w:id="1418" w:author="Administrator" w:date="2026-04-30T13:34:00Z">
        <w:r w:rsidRPr="00427A71">
          <w:rPr>
            <w:rFonts w:hint="eastAsia"/>
            <w:rPrChange w:id="1419" w:author="Administrator" w:date="2026-04-30T13:34:00Z">
              <w:rPr>
                <w:rFonts w:ascii="黑体" w:hAnsi="黑体" w:hint="eastAsia"/>
                <w:b w:val="0"/>
              </w:rPr>
            </w:rPrChange>
          </w:rPr>
          <w:lastRenderedPageBreak/>
          <w:delText>第七</w:delText>
        </w:r>
      </w:del>
      <w:bookmarkStart w:id="1420" w:name="_Toc228451507"/>
      <w:ins w:id="1421" w:author="Administrator" w:date="2026-04-30T13:34:00Z">
        <w:r w:rsidRPr="00427A71">
          <w:rPr>
            <w:rFonts w:hint="eastAsia"/>
            <w:rPrChange w:id="1422" w:author="Administrator" w:date="2026-04-30T13:34:00Z">
              <w:rPr>
                <w:rFonts w:ascii="黑体" w:hAnsi="黑体" w:hint="eastAsia"/>
                <w:b w:val="0"/>
              </w:rPr>
            </w:rPrChange>
          </w:rPr>
          <w:t>第</w:t>
        </w:r>
        <w:r w:rsidR="00582D6B">
          <w:rPr>
            <w:rFonts w:hint="eastAsia"/>
          </w:rPr>
          <w:t>7</w:t>
        </w:r>
      </w:ins>
      <w:r w:rsidRPr="00427A71">
        <w:rPr>
          <w:rFonts w:hint="eastAsia"/>
          <w:rPrChange w:id="1423" w:author="Administrator" w:date="2026-04-30T13:34:00Z">
            <w:rPr>
              <w:rFonts w:ascii="黑体" w:hAnsi="黑体" w:hint="eastAsia"/>
              <w:b w:val="0"/>
            </w:rPr>
          </w:rPrChange>
        </w:rPr>
        <w:t>章</w:t>
      </w:r>
      <w:r w:rsidRPr="00427A71">
        <w:rPr>
          <w:rFonts w:hint="eastAsia"/>
          <w:rPrChange w:id="1424" w:author="Administrator" w:date="2026-04-30T13:34:00Z">
            <w:rPr>
              <w:rFonts w:ascii="黑体" w:hAnsi="黑体" w:hint="eastAsia"/>
              <w:b w:val="0"/>
            </w:rPr>
          </w:rPrChange>
        </w:rPr>
        <w:t xml:space="preserve"> </w:t>
      </w:r>
      <w:r w:rsidRPr="00427A71">
        <w:rPr>
          <w:rFonts w:hint="eastAsia"/>
          <w:rPrChange w:id="1425" w:author="Administrator" w:date="2026-04-30T13:34:00Z">
            <w:rPr>
              <w:rFonts w:ascii="黑体" w:hAnsi="黑体" w:hint="eastAsia"/>
              <w:b w:val="0"/>
            </w:rPr>
          </w:rPrChange>
        </w:rPr>
        <w:t>系统可视化与运行审计实现</w:t>
      </w:r>
      <w:bookmarkEnd w:id="1420"/>
    </w:p>
    <w:p w14:paraId="3A07190C" w14:textId="77777777" w:rsidR="00BD1B67" w:rsidRPr="00451EB8" w:rsidRDefault="00BD1B67" w:rsidP="00BD1B67">
      <w:pPr>
        <w:ind w:firstLine="480"/>
        <w:rPr>
          <w:rFonts w:asciiTheme="minorEastAsia" w:hAnsiTheme="minorEastAsia" w:hint="eastAsia"/>
        </w:rPr>
      </w:pPr>
      <w:r w:rsidRPr="00451EB8">
        <w:rPr>
          <w:rFonts w:asciiTheme="minorEastAsia" w:hAnsiTheme="minorEastAsia" w:hint="eastAsia"/>
        </w:rPr>
        <w:t>本章主要阐述系统在完成核心问答业务外，针对管理员提供的运营监控与质量审计能力。通过对后端数据的二次聚合与反馈闭环的设计，实证系统如何实现从“黑盒生成”向“白盒审计”的技术跨越。</w:t>
      </w:r>
    </w:p>
    <w:p w14:paraId="3D58B73A" w14:textId="77777777" w:rsidR="00536B9D" w:rsidRPr="00536B9D" w:rsidRDefault="00427A71">
      <w:pPr>
        <w:pStyle w:val="21"/>
        <w:rPr>
          <w:rFonts w:hint="eastAsia"/>
          <w:rPrChange w:id="1426" w:author="Administrator" w:date="2026-04-30T13:36:00Z">
            <w:rPr>
              <w:rFonts w:ascii="黑体" w:eastAsia="黑体" w:hAnsi="黑体" w:hint="eastAsia"/>
              <w:sz w:val="28"/>
            </w:rPr>
          </w:rPrChange>
        </w:rPr>
        <w:pPrChange w:id="1427" w:author="Administrator" w:date="2026-04-30T13:36:00Z">
          <w:pPr>
            <w:pStyle w:val="b63ee27f-4cf3-414c-9275-d88e3f90795e"/>
            <w:spacing w:line="360" w:lineRule="auto"/>
          </w:pPr>
        </w:pPrChange>
      </w:pPr>
      <w:bookmarkStart w:id="1428" w:name="_Toc228451508"/>
      <w:r w:rsidRPr="00427A71">
        <w:rPr>
          <w:rFonts w:hint="eastAsia"/>
          <w:rPrChange w:id="1429" w:author="Administrator" w:date="2026-04-30T13:36:00Z">
            <w:rPr>
              <w:rFonts w:ascii="黑体" w:hAnsi="黑体" w:hint="eastAsia"/>
              <w:b w:val="0"/>
              <w:szCs w:val="21"/>
            </w:rPr>
          </w:rPrChange>
        </w:rPr>
        <w:t xml:space="preserve">7.1 </w:t>
      </w:r>
      <w:r w:rsidRPr="00427A71">
        <w:rPr>
          <w:rFonts w:hint="eastAsia"/>
          <w:rPrChange w:id="1430" w:author="Administrator" w:date="2026-04-30T13:36:00Z">
            <w:rPr>
              <w:rFonts w:ascii="黑体" w:hAnsi="黑体" w:hint="eastAsia"/>
              <w:b w:val="0"/>
              <w:szCs w:val="21"/>
            </w:rPr>
          </w:rPrChange>
        </w:rPr>
        <w:t>管理监控中枢的数据聚合逻辑</w:t>
      </w:r>
      <w:bookmarkEnd w:id="1428"/>
    </w:p>
    <w:p w14:paraId="0F7A0C0F" w14:textId="77777777" w:rsidR="00BD1B67" w:rsidRPr="00451EB8" w:rsidRDefault="00BD1B67" w:rsidP="00BD1B67">
      <w:pPr>
        <w:adjustRightInd w:val="0"/>
        <w:snapToGrid w:val="0"/>
        <w:ind w:firstLine="480"/>
        <w:rPr>
          <w:rFonts w:asciiTheme="minorEastAsia" w:hAnsiTheme="minorEastAsia" w:hint="eastAsia"/>
        </w:rPr>
      </w:pPr>
      <w:r w:rsidRPr="00451EB8">
        <w:rPr>
          <w:rFonts w:asciiTheme="minorEastAsia" w:hAnsiTheme="minorEastAsia" w:hint="eastAsia"/>
        </w:rPr>
        <w:t>系统的后台管理模块并非简单的</w:t>
      </w:r>
      <w:r w:rsidRPr="00451EB8">
        <w:rPr>
          <w:rFonts w:asciiTheme="minorEastAsia" w:hAnsiTheme="minorEastAsia" w:hint="eastAsia"/>
        </w:rPr>
        <w:t xml:space="preserve"> UI </w:t>
      </w:r>
      <w:r w:rsidRPr="00451EB8">
        <w:rPr>
          <w:rFonts w:asciiTheme="minorEastAsia" w:hAnsiTheme="minorEastAsia" w:hint="eastAsia"/>
        </w:rPr>
        <w:t>展示，而是通过对底层业务数据的二次建模，实现对知识库运行状态的实时感知。</w:t>
      </w:r>
    </w:p>
    <w:p w14:paraId="582D42B6" w14:textId="77777777" w:rsidR="00536B9D" w:rsidRPr="00536B9D"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hint="eastAsia"/>
          <w:rPrChange w:id="1431" w:author="Administrator" w:date="2026-04-30T13:48:00Z">
            <w:rPr>
              <w:rFonts w:asciiTheme="minorEastAsia" w:eastAsiaTheme="minorEastAsia" w:hAnsiTheme="minorEastAsia" w:hint="eastAsia"/>
              <w:sz w:val="24"/>
              <w:szCs w:val="24"/>
            </w:rPr>
          </w:rPrChange>
        </w:rPr>
        <w:pPrChange w:id="1432" w:author="Administrator" w:date="2026-04-30T14:22:00Z">
          <w:pPr>
            <w:pStyle w:val="acbfdd8b-e11b-4d36-88ff-6049b138f862"/>
            <w:spacing w:line="360" w:lineRule="auto"/>
            <w:ind w:firstLineChars="200" w:firstLine="440"/>
            <w:jc w:val="both"/>
          </w:pPr>
        </w:pPrChange>
      </w:pPr>
      <w:del w:id="1433" w:author="Administrator" w:date="2026-04-30T13:49:00Z">
        <w:r w:rsidRPr="00427A71">
          <w:rPr>
            <w:rFonts w:ascii="Times New Roman" w:eastAsia="宋体" w:hAnsi="Times New Roman" w:hint="eastAsia"/>
            <w:rPrChange w:id="1434" w:author="Administrator" w:date="2026-04-30T13:48:00Z">
              <w:rPr>
                <w:rFonts w:asciiTheme="minorEastAsia" w:hAnsiTheme="minorEastAsia" w:hint="eastAsia"/>
                <w:bCs w:val="0"/>
              </w:rPr>
            </w:rPrChange>
          </w:rPr>
          <w:delText>(1)</w:delText>
        </w:r>
      </w:del>
      <w:ins w:id="1435" w:author="Administrator" w:date="2026-04-30T13:49:00Z">
        <w:r w:rsidR="00E30EF7">
          <w:rPr>
            <w:rFonts w:ascii="Times New Roman" w:eastAsia="宋体" w:hAnsi="Times New Roman" w:hint="eastAsia"/>
          </w:rPr>
          <w:t>（</w:t>
        </w:r>
        <w:r w:rsidR="00E30EF7">
          <w:rPr>
            <w:rFonts w:ascii="Times New Roman" w:eastAsia="宋体" w:hAnsi="Times New Roman" w:hint="eastAsia"/>
          </w:rPr>
          <w:t>1</w:t>
        </w:r>
        <w:r w:rsidR="00E30EF7">
          <w:rPr>
            <w:rFonts w:ascii="Times New Roman" w:eastAsia="宋体" w:hAnsi="Times New Roman" w:hint="eastAsia"/>
          </w:rPr>
          <w:t>）</w:t>
        </w:r>
      </w:ins>
      <w:r w:rsidRPr="00427A71">
        <w:rPr>
          <w:rFonts w:ascii="Times New Roman" w:eastAsia="宋体" w:hAnsi="Times New Roman" w:hint="eastAsia"/>
          <w:rPrChange w:id="1436" w:author="Administrator" w:date="2026-04-30T13:48:00Z">
            <w:rPr>
              <w:rFonts w:asciiTheme="minorEastAsia" w:hAnsiTheme="minorEastAsia" w:hint="eastAsia"/>
              <w:bCs w:val="0"/>
            </w:rPr>
          </w:rPrChange>
        </w:rPr>
        <w:t>运维指标的</w:t>
      </w:r>
      <w:r w:rsidRPr="00427A71">
        <w:rPr>
          <w:rFonts w:ascii="Times New Roman" w:eastAsia="宋体" w:hAnsi="Times New Roman" w:hint="eastAsia"/>
          <w:rPrChange w:id="1437" w:author="Administrator" w:date="2026-04-30T13:48:00Z">
            <w:rPr>
              <w:rFonts w:asciiTheme="minorEastAsia" w:hAnsiTheme="minorEastAsia" w:hint="eastAsia"/>
              <w:bCs w:val="0"/>
            </w:rPr>
          </w:rPrChange>
        </w:rPr>
        <w:t xml:space="preserve"> SQL </w:t>
      </w:r>
      <w:r w:rsidRPr="00427A71">
        <w:rPr>
          <w:rFonts w:ascii="Times New Roman" w:eastAsia="宋体" w:hAnsi="Times New Roman" w:hint="eastAsia"/>
          <w:rPrChange w:id="1438" w:author="Administrator" w:date="2026-04-30T13:48:00Z">
            <w:rPr>
              <w:rFonts w:asciiTheme="minorEastAsia" w:hAnsiTheme="minorEastAsia" w:hint="eastAsia"/>
              <w:bCs w:val="0"/>
            </w:rPr>
          </w:rPrChange>
        </w:rPr>
        <w:t>聚合统计</w:t>
      </w:r>
    </w:p>
    <w:p w14:paraId="5B6520D9" w14:textId="77777777" w:rsidR="00BD1B67" w:rsidRPr="00451EB8" w:rsidRDefault="00BD1B67" w:rsidP="00BD1B67">
      <w:pPr>
        <w:adjustRightInd w:val="0"/>
        <w:snapToGrid w:val="0"/>
        <w:ind w:firstLine="480"/>
        <w:rPr>
          <w:rFonts w:asciiTheme="minorEastAsia" w:hAnsiTheme="minorEastAsia" w:hint="eastAsia"/>
        </w:rPr>
      </w:pPr>
      <w:r w:rsidRPr="00451EB8">
        <w:rPr>
          <w:rFonts w:asciiTheme="minorEastAsia" w:hAnsiTheme="minorEastAsia" w:hint="eastAsia"/>
        </w:rPr>
        <w:t>系统通过在服务端封装一系列高性能的聚合查询指令（</w:t>
      </w:r>
      <w:r w:rsidRPr="00451EB8">
        <w:rPr>
          <w:rFonts w:asciiTheme="minorEastAsia" w:hAnsiTheme="minorEastAsia" w:hint="eastAsia"/>
        </w:rPr>
        <w:t>Aggregate Queries</w:t>
      </w:r>
      <w:r w:rsidRPr="00451EB8">
        <w:rPr>
          <w:rFonts w:asciiTheme="minorEastAsia" w:hAnsiTheme="minorEastAsia" w:hint="eastAsia"/>
        </w:rPr>
        <w:t>），从持久化层提取运营指标。例如，针对</w:t>
      </w:r>
      <w:r w:rsidRPr="00451EB8">
        <w:rPr>
          <w:rFonts w:asciiTheme="minorEastAsia" w:hAnsiTheme="minorEastAsia" w:hint="eastAsia"/>
        </w:rPr>
        <w:t xml:space="preserve"> documents </w:t>
      </w:r>
      <w:r w:rsidRPr="00451EB8">
        <w:rPr>
          <w:rFonts w:asciiTheme="minorEastAsia" w:hAnsiTheme="minorEastAsia" w:hint="eastAsia"/>
        </w:rPr>
        <w:t>表进行分类计数以呈现知识资产分布；针对</w:t>
      </w:r>
      <w:r w:rsidRPr="00451EB8">
        <w:rPr>
          <w:rFonts w:asciiTheme="minorEastAsia" w:hAnsiTheme="minorEastAsia" w:hint="eastAsia"/>
        </w:rPr>
        <w:t xml:space="preserve"> chat_messages </w:t>
      </w:r>
      <w:r w:rsidRPr="00451EB8">
        <w:rPr>
          <w:rFonts w:asciiTheme="minorEastAsia" w:hAnsiTheme="minorEastAsia" w:hint="eastAsia"/>
        </w:rPr>
        <w:t>表进行时间维度的分组（</w:t>
      </w:r>
      <w:r w:rsidRPr="00451EB8">
        <w:rPr>
          <w:rFonts w:asciiTheme="minorEastAsia" w:hAnsiTheme="minorEastAsia" w:hint="eastAsia"/>
        </w:rPr>
        <w:t>Group By</w:t>
      </w:r>
      <w:r w:rsidRPr="00451EB8">
        <w:rPr>
          <w:rFonts w:asciiTheme="minorEastAsia" w:hAnsiTheme="minorEastAsia" w:hint="eastAsia"/>
        </w:rPr>
        <w:t>）统计，从而生成最近</w:t>
      </w:r>
      <w:r w:rsidRPr="00451EB8">
        <w:rPr>
          <w:rFonts w:asciiTheme="minorEastAsia" w:hAnsiTheme="minorEastAsia" w:hint="eastAsia"/>
        </w:rPr>
        <w:t xml:space="preserve"> 7 </w:t>
      </w:r>
      <w:r w:rsidRPr="00451EB8">
        <w:rPr>
          <w:rFonts w:asciiTheme="minorEastAsia" w:hAnsiTheme="minorEastAsia" w:hint="eastAsia"/>
        </w:rPr>
        <w:t>天的会话活跃度趋势。这种设计确保了管理员能以数字化方式直观感知系统负载，而无需直接接触原始数据。</w:t>
      </w:r>
    </w:p>
    <w:p w14:paraId="51AA11C7" w14:textId="77777777" w:rsidR="00536B9D" w:rsidRPr="00536B9D"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hint="eastAsia"/>
          <w:rPrChange w:id="1439" w:author="Administrator" w:date="2026-04-30T13:49:00Z">
            <w:rPr>
              <w:rFonts w:asciiTheme="minorEastAsia" w:eastAsiaTheme="minorEastAsia" w:hAnsiTheme="minorEastAsia" w:hint="eastAsia"/>
              <w:sz w:val="24"/>
              <w:szCs w:val="24"/>
            </w:rPr>
          </w:rPrChange>
        </w:rPr>
        <w:pPrChange w:id="1440" w:author="Administrator" w:date="2026-04-30T14:22:00Z">
          <w:pPr>
            <w:pStyle w:val="acbfdd8b-e11b-4d36-88ff-6049b138f862"/>
            <w:spacing w:line="360" w:lineRule="auto"/>
            <w:ind w:firstLineChars="200" w:firstLine="440"/>
            <w:jc w:val="both"/>
          </w:pPr>
        </w:pPrChange>
      </w:pPr>
      <w:del w:id="1441" w:author="Administrator" w:date="2026-04-30T13:49:00Z">
        <w:r w:rsidRPr="00427A71">
          <w:rPr>
            <w:rFonts w:ascii="Times New Roman" w:eastAsia="宋体" w:hAnsi="Times New Roman" w:hint="eastAsia"/>
            <w:rPrChange w:id="1442" w:author="Administrator" w:date="2026-04-30T13:49:00Z">
              <w:rPr>
                <w:rFonts w:asciiTheme="minorEastAsia" w:hAnsiTheme="minorEastAsia" w:hint="eastAsia"/>
                <w:bCs w:val="0"/>
              </w:rPr>
            </w:rPrChange>
          </w:rPr>
          <w:delText>(2)</w:delText>
        </w:r>
      </w:del>
      <w:ins w:id="1443" w:author="Administrator" w:date="2026-04-30T13:49:00Z">
        <w:r w:rsidRPr="00427A71">
          <w:rPr>
            <w:rFonts w:ascii="Times New Roman" w:eastAsia="宋体" w:hAnsi="Times New Roman" w:hint="eastAsia"/>
            <w:rPrChange w:id="1444" w:author="Administrator" w:date="2026-04-30T13:49:00Z">
              <w:rPr>
                <w:rFonts w:asciiTheme="minorEastAsia" w:hAnsiTheme="minorEastAsia" w:hint="eastAsia"/>
                <w:bCs w:val="0"/>
              </w:rPr>
            </w:rPrChange>
          </w:rPr>
          <w:t>（</w:t>
        </w:r>
        <w:r w:rsidRPr="00427A71">
          <w:rPr>
            <w:rFonts w:ascii="Times New Roman" w:eastAsia="宋体" w:hAnsi="Times New Roman" w:hint="eastAsia"/>
            <w:rPrChange w:id="1445" w:author="Administrator" w:date="2026-04-30T13:49:00Z">
              <w:rPr>
                <w:rFonts w:asciiTheme="minorEastAsia" w:hAnsiTheme="minorEastAsia" w:hint="eastAsia"/>
                <w:bCs w:val="0"/>
              </w:rPr>
            </w:rPrChange>
          </w:rPr>
          <w:t>2</w:t>
        </w:r>
        <w:r w:rsidRPr="00427A71">
          <w:rPr>
            <w:rFonts w:ascii="Times New Roman" w:eastAsia="宋体" w:hAnsi="Times New Roman" w:hint="eastAsia"/>
            <w:rPrChange w:id="1446" w:author="Administrator" w:date="2026-04-30T13:49:00Z">
              <w:rPr>
                <w:rFonts w:asciiTheme="minorEastAsia" w:hAnsiTheme="minorEastAsia" w:hint="eastAsia"/>
                <w:bCs w:val="0"/>
              </w:rPr>
            </w:rPrChange>
          </w:rPr>
          <w:t>）</w:t>
        </w:r>
      </w:ins>
      <w:r w:rsidRPr="00427A71">
        <w:rPr>
          <w:rFonts w:ascii="Times New Roman" w:eastAsia="宋体" w:hAnsi="Times New Roman" w:hint="eastAsia"/>
          <w:rPrChange w:id="1447" w:author="Administrator" w:date="2026-04-30T13:49:00Z">
            <w:rPr>
              <w:rFonts w:asciiTheme="minorEastAsia" w:hAnsiTheme="minorEastAsia" w:hint="eastAsia"/>
              <w:bCs w:val="0"/>
            </w:rPr>
          </w:rPrChange>
        </w:rPr>
        <w:t>检索链路的透明化展示逻辑</w:t>
      </w:r>
    </w:p>
    <w:p w14:paraId="0478DD2F" w14:textId="77777777" w:rsidR="00BD1B67" w:rsidRPr="00451EB8" w:rsidRDefault="00BD1B67" w:rsidP="00BD1B67">
      <w:pPr>
        <w:adjustRightInd w:val="0"/>
        <w:snapToGrid w:val="0"/>
        <w:ind w:firstLine="480"/>
        <w:rPr>
          <w:rFonts w:asciiTheme="minorEastAsia" w:hAnsiTheme="minorEastAsia" w:hint="eastAsia"/>
        </w:rPr>
      </w:pPr>
      <w:r w:rsidRPr="00451EB8">
        <w:rPr>
          <w:rFonts w:asciiTheme="minorEastAsia" w:hAnsiTheme="minorEastAsia" w:hint="eastAsia"/>
        </w:rPr>
        <w:t>为了解决大模型回答的“不可解释性”问题，系统专门设计了“检索透明区”。当管理员审查某次会话时，系统会回溯该请求对应的</w:t>
      </w:r>
      <w:r w:rsidRPr="00451EB8">
        <w:rPr>
          <w:rFonts w:asciiTheme="minorEastAsia" w:hAnsiTheme="minorEastAsia" w:hint="eastAsia"/>
        </w:rPr>
        <w:t xml:space="preserve"> document_chunks </w:t>
      </w:r>
      <w:r w:rsidRPr="00451EB8">
        <w:rPr>
          <w:rFonts w:asciiTheme="minorEastAsia" w:hAnsiTheme="minorEastAsia" w:hint="eastAsia"/>
        </w:rPr>
        <w:t>引用记录。通过在前端暴露被引用的原始文本片段及其相似度分值，系统将复杂的向量比对过程进行了可视化降维。这种“白盒化”审计能力是评估系统召回质量、修正</w:t>
      </w:r>
      <w:r w:rsidRPr="00451EB8">
        <w:rPr>
          <w:rFonts w:asciiTheme="minorEastAsia" w:hAnsiTheme="minorEastAsia" w:hint="eastAsia"/>
        </w:rPr>
        <w:t xml:space="preserve"> 0.45 </w:t>
      </w:r>
      <w:r w:rsidRPr="00451EB8">
        <w:rPr>
          <w:rFonts w:asciiTheme="minorEastAsia" w:hAnsiTheme="minorEastAsia" w:hint="eastAsia"/>
        </w:rPr>
        <w:t>相似度阈值设定的重要技术支撑。</w:t>
      </w:r>
    </w:p>
    <w:p w14:paraId="2BC9F80B" w14:textId="77777777" w:rsidR="00BD1B67" w:rsidRPr="00451EB8" w:rsidRDefault="00745736" w:rsidP="00BD1B67">
      <w:pPr>
        <w:adjustRightInd w:val="0"/>
        <w:snapToGrid w:val="0"/>
        <w:ind w:firstLine="480"/>
        <w:rPr>
          <w:rFonts w:asciiTheme="minorEastAsia" w:hAnsiTheme="minorEastAsia" w:hint="eastAsia"/>
        </w:rPr>
      </w:pPr>
      <w:r>
        <w:rPr>
          <w:noProof/>
        </w:rPr>
        <w:lastRenderedPageBreak/>
        <w:drawing>
          <wp:inline distT="0" distB="0" distL="0" distR="0" wp14:anchorId="59FCF72A" wp14:editId="58A2D9CD">
            <wp:extent cx="5943600" cy="2689860"/>
            <wp:effectExtent l="0" t="0" r="0" b="0"/>
            <wp:docPr id="159002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9625" name=""/>
                    <pic:cNvPicPr/>
                  </pic:nvPicPr>
                  <pic:blipFill>
                    <a:blip r:embed="rId50"/>
                    <a:stretch>
                      <a:fillRect/>
                    </a:stretch>
                  </pic:blipFill>
                  <pic:spPr>
                    <a:xfrm>
                      <a:off x="0" y="0"/>
                      <a:ext cx="5943600" cy="2689860"/>
                    </a:xfrm>
                    <a:prstGeom prst="rect">
                      <a:avLst/>
                    </a:prstGeom>
                  </pic:spPr>
                </pic:pic>
              </a:graphicData>
            </a:graphic>
          </wp:inline>
        </w:drawing>
      </w:r>
    </w:p>
    <w:p w14:paraId="7E3D78A9" w14:textId="77777777" w:rsidR="00536B9D" w:rsidRPr="00536B9D" w:rsidRDefault="00427A71">
      <w:pPr>
        <w:pStyle w:val="51"/>
        <w:spacing w:after="120"/>
        <w:rPr>
          <w:rFonts w:hint="eastAsia"/>
          <w:rPrChange w:id="1448" w:author="Administrator" w:date="2026-04-30T14:00:00Z">
            <w:rPr>
              <w:rFonts w:asciiTheme="minorEastAsia" w:eastAsiaTheme="minorEastAsia" w:hAnsiTheme="minorEastAsia" w:hint="eastAsia"/>
              <w:sz w:val="24"/>
              <w:szCs w:val="24"/>
            </w:rPr>
          </w:rPrChange>
        </w:rPr>
        <w:pPrChange w:id="1449" w:author="Administrator" w:date="2026-04-30T14:00:00Z">
          <w:pPr>
            <w:pStyle w:val="acbfdd8b-e11b-4d36-88ff-6049b138f862"/>
            <w:spacing w:line="360" w:lineRule="auto"/>
            <w:ind w:firstLineChars="200" w:firstLine="480"/>
            <w:jc w:val="center"/>
          </w:pPr>
        </w:pPrChange>
      </w:pPr>
      <w:r w:rsidRPr="00427A71">
        <w:rPr>
          <w:rFonts w:hint="eastAsia"/>
          <w:rPrChange w:id="1450" w:author="Administrator" w:date="2026-04-30T14:00:00Z">
            <w:rPr>
              <w:rFonts w:asciiTheme="minorEastAsia" w:eastAsiaTheme="minorEastAsia" w:hAnsiTheme="minorEastAsia" w:hint="eastAsia"/>
              <w:bCs w:val="0"/>
              <w:sz w:val="24"/>
            </w:rPr>
          </w:rPrChange>
        </w:rPr>
        <w:t>图</w:t>
      </w:r>
      <w:r w:rsidRPr="00427A71">
        <w:rPr>
          <w:rFonts w:hint="eastAsia"/>
          <w:rPrChange w:id="1451" w:author="Administrator" w:date="2026-04-30T14:00:00Z">
            <w:rPr>
              <w:rFonts w:asciiTheme="minorEastAsia" w:eastAsiaTheme="minorEastAsia" w:hAnsiTheme="minorEastAsia" w:hint="eastAsia"/>
              <w:bCs w:val="0"/>
              <w:sz w:val="24"/>
            </w:rPr>
          </w:rPrChange>
        </w:rPr>
        <w:t xml:space="preserve"> 7-1 </w:t>
      </w:r>
      <w:r w:rsidRPr="00427A71">
        <w:rPr>
          <w:rFonts w:hint="eastAsia"/>
          <w:rPrChange w:id="1452" w:author="Administrator" w:date="2026-04-30T14:00:00Z">
            <w:rPr>
              <w:rFonts w:asciiTheme="minorEastAsia" w:eastAsiaTheme="minorEastAsia" w:hAnsiTheme="minorEastAsia" w:hint="eastAsia"/>
              <w:bCs w:val="0"/>
              <w:sz w:val="24"/>
            </w:rPr>
          </w:rPrChange>
        </w:rPr>
        <w:t>系统运行数据聚合与监控逻辑图</w:t>
      </w:r>
    </w:p>
    <w:p w14:paraId="174AF437" w14:textId="77777777" w:rsidR="00BD1B67" w:rsidRPr="00451EB8" w:rsidRDefault="00BD1B67" w:rsidP="00BD1B67">
      <w:pPr>
        <w:adjustRightInd w:val="0"/>
        <w:snapToGrid w:val="0"/>
        <w:ind w:firstLine="480"/>
        <w:rPr>
          <w:rFonts w:asciiTheme="minorEastAsia" w:hAnsiTheme="minorEastAsia" w:hint="eastAsia"/>
        </w:rPr>
      </w:pPr>
      <w:r w:rsidRPr="00451EB8">
        <w:rPr>
          <w:rFonts w:asciiTheme="minorEastAsia" w:hAnsiTheme="minorEastAsia" w:hint="eastAsia"/>
        </w:rPr>
        <w:t>该图展现了监控模块在后端实现层的数据提取与加工流水线。图中强调了系统如何绕过耗时的全表扫描，通过对核心索引字段的异步聚合，将散落在各业务表中的孤立数据转化为具有运营价值的量化指标，为系统的稳定运行提供了数据化决策依据。</w:t>
      </w:r>
    </w:p>
    <w:p w14:paraId="3187AF88" w14:textId="77777777" w:rsidR="00536B9D" w:rsidRPr="00536B9D" w:rsidRDefault="00427A71">
      <w:pPr>
        <w:pStyle w:val="21"/>
        <w:rPr>
          <w:rFonts w:hint="eastAsia"/>
          <w:rPrChange w:id="1453" w:author="Administrator" w:date="2026-04-30T13:36:00Z">
            <w:rPr>
              <w:rFonts w:ascii="黑体" w:eastAsia="黑体" w:hAnsi="黑体" w:hint="eastAsia"/>
              <w:sz w:val="28"/>
            </w:rPr>
          </w:rPrChange>
        </w:rPr>
        <w:pPrChange w:id="1454" w:author="Administrator" w:date="2026-04-30T13:36:00Z">
          <w:pPr>
            <w:pStyle w:val="b63ee27f-4cf3-414c-9275-d88e3f90795e"/>
            <w:spacing w:line="360" w:lineRule="auto"/>
          </w:pPr>
        </w:pPrChange>
      </w:pPr>
      <w:bookmarkStart w:id="1455" w:name="_Toc228451509"/>
      <w:r w:rsidRPr="00427A71">
        <w:rPr>
          <w:rFonts w:hint="eastAsia"/>
          <w:rPrChange w:id="1456" w:author="Administrator" w:date="2026-04-30T13:36:00Z">
            <w:rPr>
              <w:rFonts w:ascii="黑体" w:hAnsi="黑体" w:hint="eastAsia"/>
              <w:b w:val="0"/>
              <w:szCs w:val="21"/>
            </w:rPr>
          </w:rPrChange>
        </w:rPr>
        <w:t xml:space="preserve">7.2 </w:t>
      </w:r>
      <w:r w:rsidRPr="00427A71">
        <w:rPr>
          <w:rFonts w:hint="eastAsia"/>
          <w:rPrChange w:id="1457" w:author="Administrator" w:date="2026-04-30T13:36:00Z">
            <w:rPr>
              <w:rFonts w:ascii="黑体" w:hAnsi="黑体" w:hint="eastAsia"/>
              <w:b w:val="0"/>
              <w:szCs w:val="21"/>
            </w:rPr>
          </w:rPrChange>
        </w:rPr>
        <w:t>基于用户反馈的质量优化闭环</w:t>
      </w:r>
      <w:bookmarkEnd w:id="1455"/>
    </w:p>
    <w:p w14:paraId="3D65CE2C" w14:textId="77777777" w:rsidR="00BD1B67" w:rsidRPr="00451EB8" w:rsidRDefault="00BD1B67" w:rsidP="00BD1B67">
      <w:pPr>
        <w:adjustRightInd w:val="0"/>
        <w:snapToGrid w:val="0"/>
        <w:ind w:firstLine="480"/>
        <w:rPr>
          <w:rFonts w:asciiTheme="minorEastAsia" w:hAnsiTheme="minorEastAsia" w:hint="eastAsia"/>
        </w:rPr>
      </w:pPr>
      <w:r w:rsidRPr="00451EB8">
        <w:rPr>
          <w:rFonts w:asciiTheme="minorEastAsia" w:hAnsiTheme="minorEastAsia" w:hint="eastAsia"/>
        </w:rPr>
        <w:t>本系统通过构建“交互</w:t>
      </w:r>
      <w:r w:rsidRPr="00451EB8">
        <w:rPr>
          <w:rFonts w:asciiTheme="minorEastAsia" w:hAnsiTheme="minorEastAsia" w:hint="eastAsia"/>
        </w:rPr>
        <w:t>-</w:t>
      </w:r>
      <w:r w:rsidRPr="00451EB8">
        <w:rPr>
          <w:rFonts w:asciiTheme="minorEastAsia" w:hAnsiTheme="minorEastAsia" w:hint="eastAsia"/>
        </w:rPr>
        <w:t>反馈</w:t>
      </w:r>
      <w:r w:rsidRPr="00451EB8">
        <w:rPr>
          <w:rFonts w:asciiTheme="minorEastAsia" w:hAnsiTheme="minorEastAsia" w:hint="eastAsia"/>
        </w:rPr>
        <w:t>-</w:t>
      </w:r>
      <w:r w:rsidRPr="00451EB8">
        <w:rPr>
          <w:rFonts w:asciiTheme="minorEastAsia" w:hAnsiTheme="minorEastAsia" w:hint="eastAsia"/>
        </w:rPr>
        <w:t>审计</w:t>
      </w:r>
      <w:r w:rsidRPr="00451EB8">
        <w:rPr>
          <w:rFonts w:asciiTheme="minorEastAsia" w:hAnsiTheme="minorEastAsia" w:hint="eastAsia"/>
        </w:rPr>
        <w:t>-</w:t>
      </w:r>
      <w:r w:rsidRPr="00451EB8">
        <w:rPr>
          <w:rFonts w:asciiTheme="minorEastAsia" w:hAnsiTheme="minorEastAsia" w:hint="eastAsia"/>
        </w:rPr>
        <w:t>微调”的数据闭环，实现了知识库性能的持续演进。</w:t>
      </w:r>
    </w:p>
    <w:p w14:paraId="05A338B1" w14:textId="77777777" w:rsidR="00536B9D" w:rsidRPr="00536B9D"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hint="eastAsia"/>
          <w:rPrChange w:id="1458" w:author="Administrator" w:date="2026-04-30T13:49:00Z">
            <w:rPr>
              <w:rFonts w:asciiTheme="minorEastAsia" w:eastAsiaTheme="minorEastAsia" w:hAnsiTheme="minorEastAsia" w:hint="eastAsia"/>
              <w:sz w:val="24"/>
              <w:szCs w:val="24"/>
            </w:rPr>
          </w:rPrChange>
        </w:rPr>
        <w:pPrChange w:id="1459" w:author="Administrator" w:date="2026-04-30T14:22:00Z">
          <w:pPr>
            <w:pStyle w:val="acbfdd8b-e11b-4d36-88ff-6049b138f862"/>
            <w:spacing w:line="360" w:lineRule="auto"/>
            <w:ind w:firstLineChars="200" w:firstLine="440"/>
            <w:jc w:val="both"/>
          </w:pPr>
        </w:pPrChange>
      </w:pPr>
      <w:del w:id="1460" w:author="Administrator" w:date="2026-04-30T13:49:00Z">
        <w:r w:rsidRPr="00427A71">
          <w:rPr>
            <w:rFonts w:ascii="Times New Roman" w:eastAsia="宋体" w:hAnsi="Times New Roman" w:hint="eastAsia"/>
            <w:rPrChange w:id="1461" w:author="Administrator" w:date="2026-04-30T13:49:00Z">
              <w:rPr>
                <w:rFonts w:asciiTheme="minorEastAsia" w:hAnsiTheme="minorEastAsia" w:hint="eastAsia"/>
                <w:bCs w:val="0"/>
              </w:rPr>
            </w:rPrChange>
          </w:rPr>
          <w:delText>(1)</w:delText>
        </w:r>
      </w:del>
      <w:ins w:id="1462" w:author="Administrator" w:date="2026-04-30T13:49:00Z">
        <w:r w:rsidR="00E30EF7">
          <w:rPr>
            <w:rFonts w:ascii="Times New Roman" w:eastAsia="宋体" w:hAnsi="Times New Roman" w:hint="eastAsia"/>
          </w:rPr>
          <w:t>（</w:t>
        </w:r>
        <w:r w:rsidR="00E30EF7">
          <w:rPr>
            <w:rFonts w:ascii="Times New Roman" w:eastAsia="宋体" w:hAnsi="Times New Roman" w:hint="eastAsia"/>
          </w:rPr>
          <w:t>1</w:t>
        </w:r>
        <w:r w:rsidR="00E30EF7">
          <w:rPr>
            <w:rFonts w:ascii="Times New Roman" w:eastAsia="宋体" w:hAnsi="Times New Roman" w:hint="eastAsia"/>
          </w:rPr>
          <w:t>）</w:t>
        </w:r>
      </w:ins>
      <w:r w:rsidRPr="00427A71">
        <w:rPr>
          <w:rFonts w:ascii="Times New Roman" w:eastAsia="宋体" w:hAnsi="Times New Roman" w:hint="eastAsia"/>
          <w:rPrChange w:id="1463" w:author="Administrator" w:date="2026-04-30T13:49:00Z">
            <w:rPr>
              <w:rFonts w:asciiTheme="minorEastAsia" w:hAnsiTheme="minorEastAsia" w:hint="eastAsia"/>
              <w:bCs w:val="0"/>
            </w:rPr>
          </w:rPrChange>
        </w:rPr>
        <w:t>反馈数据的逻辑关联</w:t>
      </w:r>
    </w:p>
    <w:p w14:paraId="61C29572" w14:textId="77777777" w:rsidR="00BD1B67" w:rsidRPr="00E30EF7" w:rsidRDefault="00427A71" w:rsidP="00BD1B67">
      <w:pPr>
        <w:pStyle w:val="acbfdd8b-e11b-4d36-88ff-6049b138f862"/>
        <w:spacing w:line="360" w:lineRule="auto"/>
        <w:ind w:firstLineChars="200" w:firstLine="480"/>
        <w:jc w:val="both"/>
        <w:rPr>
          <w:rFonts w:asciiTheme="minorEastAsia" w:eastAsia="宋体" w:hAnsiTheme="minorEastAsia" w:hint="eastAsia"/>
          <w:bCs w:val="0"/>
          <w:color w:val="auto"/>
          <w:kern w:val="2"/>
          <w:sz w:val="24"/>
          <w:szCs w:val="24"/>
          <w:rPrChange w:id="1464" w:author="Administrator" w:date="2026-04-30T13:50:00Z">
            <w:rPr>
              <w:rFonts w:asciiTheme="minorEastAsia" w:eastAsiaTheme="minorEastAsia" w:hAnsiTheme="minorEastAsia" w:hint="eastAsia"/>
              <w:sz w:val="24"/>
              <w:szCs w:val="24"/>
            </w:rPr>
          </w:rPrChange>
        </w:rPr>
      </w:pPr>
      <w:r w:rsidRPr="00427A71">
        <w:rPr>
          <w:rFonts w:asciiTheme="minorEastAsia" w:eastAsia="宋体" w:hAnsiTheme="minorEastAsia" w:hint="eastAsia"/>
          <w:bCs w:val="0"/>
          <w:color w:val="auto"/>
          <w:kern w:val="2"/>
          <w:sz w:val="24"/>
          <w:szCs w:val="24"/>
          <w:rPrChange w:id="1465" w:author="Administrator" w:date="2026-04-30T13:50:00Z">
            <w:rPr>
              <w:rFonts w:asciiTheme="minorEastAsia" w:eastAsiaTheme="minorEastAsia" w:hAnsiTheme="minorEastAsia" w:hint="eastAsia"/>
              <w:sz w:val="24"/>
              <w:szCs w:val="24"/>
            </w:rPr>
          </w:rPrChange>
        </w:rPr>
        <w:t>在问答界面中，用户给出的“点赞</w:t>
      </w:r>
      <w:r w:rsidRPr="00427A71">
        <w:rPr>
          <w:rFonts w:asciiTheme="minorEastAsia" w:eastAsia="宋体" w:hAnsiTheme="minorEastAsia" w:hint="eastAsia"/>
          <w:bCs w:val="0"/>
          <w:color w:val="auto"/>
          <w:kern w:val="2"/>
          <w:sz w:val="24"/>
          <w:szCs w:val="24"/>
          <w:rPrChange w:id="1466" w:author="Administrator" w:date="2026-04-30T13:50:00Z">
            <w:rPr>
              <w:rFonts w:asciiTheme="minorEastAsia" w:eastAsiaTheme="minorEastAsia" w:hAnsiTheme="minorEastAsia" w:hint="eastAsia"/>
              <w:sz w:val="24"/>
              <w:szCs w:val="24"/>
            </w:rPr>
          </w:rPrChange>
        </w:rPr>
        <w:t>/</w:t>
      </w:r>
      <w:r w:rsidRPr="00427A71">
        <w:rPr>
          <w:rFonts w:asciiTheme="minorEastAsia" w:eastAsia="宋体" w:hAnsiTheme="minorEastAsia" w:hint="eastAsia"/>
          <w:bCs w:val="0"/>
          <w:color w:val="auto"/>
          <w:kern w:val="2"/>
          <w:sz w:val="24"/>
          <w:szCs w:val="24"/>
          <w:rPrChange w:id="1467" w:author="Administrator" w:date="2026-04-30T13:50:00Z">
            <w:rPr>
              <w:rFonts w:asciiTheme="minorEastAsia" w:eastAsiaTheme="minorEastAsia" w:hAnsiTheme="minorEastAsia" w:hint="eastAsia"/>
              <w:sz w:val="24"/>
              <w:szCs w:val="24"/>
            </w:rPr>
          </w:rPrChange>
        </w:rPr>
        <w:t>点踩”评价将被即时捕获。系统实现的逻辑在于：将每一个反馈信号与对应的</w:t>
      </w:r>
      <w:r w:rsidRPr="00427A71">
        <w:rPr>
          <w:rFonts w:asciiTheme="minorEastAsia" w:eastAsia="宋体" w:hAnsiTheme="minorEastAsia" w:hint="eastAsia"/>
          <w:bCs w:val="0"/>
          <w:color w:val="auto"/>
          <w:kern w:val="2"/>
          <w:sz w:val="24"/>
          <w:szCs w:val="24"/>
          <w:rPrChange w:id="1468" w:author="Administrator" w:date="2026-04-30T13:50:00Z">
            <w:rPr>
              <w:rFonts w:asciiTheme="minorEastAsia" w:eastAsiaTheme="minorEastAsia" w:hAnsiTheme="minorEastAsia" w:hint="eastAsia"/>
              <w:sz w:val="24"/>
              <w:szCs w:val="24"/>
            </w:rPr>
          </w:rPrChange>
        </w:rPr>
        <w:t xml:space="preserve"> session_id </w:t>
      </w:r>
      <w:r w:rsidRPr="00427A71">
        <w:rPr>
          <w:rFonts w:asciiTheme="minorEastAsia" w:eastAsia="宋体" w:hAnsiTheme="minorEastAsia" w:hint="eastAsia"/>
          <w:bCs w:val="0"/>
          <w:color w:val="auto"/>
          <w:kern w:val="2"/>
          <w:sz w:val="24"/>
          <w:szCs w:val="24"/>
          <w:rPrChange w:id="1469" w:author="Administrator" w:date="2026-04-30T13:50:00Z">
            <w:rPr>
              <w:rFonts w:asciiTheme="minorEastAsia" w:eastAsiaTheme="minorEastAsia" w:hAnsiTheme="minorEastAsia" w:hint="eastAsia"/>
              <w:sz w:val="24"/>
              <w:szCs w:val="24"/>
            </w:rPr>
          </w:rPrChange>
        </w:rPr>
        <w:t>以及当次检索出的上下文切片进行多表关联（</w:t>
      </w:r>
      <w:r w:rsidRPr="00427A71">
        <w:rPr>
          <w:rFonts w:asciiTheme="minorEastAsia" w:eastAsia="宋体" w:hAnsiTheme="minorEastAsia" w:hint="eastAsia"/>
          <w:bCs w:val="0"/>
          <w:color w:val="auto"/>
          <w:kern w:val="2"/>
          <w:sz w:val="24"/>
          <w:szCs w:val="24"/>
          <w:rPrChange w:id="1470" w:author="Administrator" w:date="2026-04-30T13:50:00Z">
            <w:rPr>
              <w:rFonts w:asciiTheme="minorEastAsia" w:eastAsiaTheme="minorEastAsia" w:hAnsiTheme="minorEastAsia" w:hint="eastAsia"/>
              <w:sz w:val="24"/>
              <w:szCs w:val="24"/>
            </w:rPr>
          </w:rPrChange>
        </w:rPr>
        <w:t>Join Operation</w:t>
      </w:r>
      <w:r w:rsidRPr="00427A71">
        <w:rPr>
          <w:rFonts w:asciiTheme="minorEastAsia" w:eastAsia="宋体" w:hAnsiTheme="minorEastAsia" w:hint="eastAsia"/>
          <w:bCs w:val="0"/>
          <w:color w:val="auto"/>
          <w:kern w:val="2"/>
          <w:sz w:val="24"/>
          <w:szCs w:val="24"/>
          <w:rPrChange w:id="1471" w:author="Administrator" w:date="2026-04-30T13:50:00Z">
            <w:rPr>
              <w:rFonts w:asciiTheme="minorEastAsia" w:eastAsiaTheme="minorEastAsia" w:hAnsiTheme="minorEastAsia" w:hint="eastAsia"/>
              <w:sz w:val="24"/>
              <w:szCs w:val="24"/>
            </w:rPr>
          </w:rPrChange>
        </w:rPr>
        <w:t>）。这种关联不仅记录了回答的好坏，更关键的是记录了“是因为引用了哪几段话才导致了坏的回答</w:t>
      </w:r>
    </w:p>
    <w:p w14:paraId="00EC2AA2" w14:textId="77777777" w:rsidR="00536B9D" w:rsidRPr="00536B9D"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hint="eastAsia"/>
          <w:rPrChange w:id="1472" w:author="Administrator" w:date="2026-04-30T13:49:00Z">
            <w:rPr>
              <w:rFonts w:asciiTheme="minorEastAsia" w:eastAsiaTheme="minorEastAsia" w:hAnsiTheme="minorEastAsia" w:hint="eastAsia"/>
              <w:sz w:val="24"/>
              <w:szCs w:val="24"/>
            </w:rPr>
          </w:rPrChange>
        </w:rPr>
        <w:pPrChange w:id="1473" w:author="Administrator" w:date="2026-04-30T14:22:00Z">
          <w:pPr>
            <w:pStyle w:val="acbfdd8b-e11b-4d36-88ff-6049b138f862"/>
            <w:spacing w:line="360" w:lineRule="auto"/>
            <w:ind w:firstLineChars="200" w:firstLine="440"/>
            <w:jc w:val="both"/>
          </w:pPr>
        </w:pPrChange>
      </w:pPr>
      <w:del w:id="1474" w:author="Administrator" w:date="2026-04-30T13:49:00Z">
        <w:r w:rsidRPr="00427A71">
          <w:rPr>
            <w:rFonts w:ascii="Times New Roman" w:eastAsia="宋体" w:hAnsi="Times New Roman" w:hint="eastAsia"/>
            <w:rPrChange w:id="1475" w:author="Administrator" w:date="2026-04-30T13:49:00Z">
              <w:rPr>
                <w:rFonts w:asciiTheme="minorEastAsia" w:hAnsiTheme="minorEastAsia" w:hint="eastAsia"/>
                <w:bCs w:val="0"/>
              </w:rPr>
            </w:rPrChange>
          </w:rPr>
          <w:delText>(2)</w:delText>
        </w:r>
      </w:del>
      <w:ins w:id="1476" w:author="Administrator" w:date="2026-04-30T13:49:00Z">
        <w:r w:rsidRPr="00427A71">
          <w:rPr>
            <w:rFonts w:ascii="Times New Roman" w:eastAsia="宋体" w:hAnsi="Times New Roman" w:hint="eastAsia"/>
            <w:rPrChange w:id="1477" w:author="Administrator" w:date="2026-04-30T13:49:00Z">
              <w:rPr>
                <w:rFonts w:asciiTheme="minorEastAsia" w:hAnsiTheme="minorEastAsia" w:hint="eastAsia"/>
                <w:bCs w:val="0"/>
              </w:rPr>
            </w:rPrChange>
          </w:rPr>
          <w:t>（</w:t>
        </w:r>
        <w:r w:rsidRPr="00427A71">
          <w:rPr>
            <w:rFonts w:ascii="Times New Roman" w:eastAsia="宋体" w:hAnsi="Times New Roman" w:hint="eastAsia"/>
            <w:rPrChange w:id="1478" w:author="Administrator" w:date="2026-04-30T13:49:00Z">
              <w:rPr>
                <w:rFonts w:asciiTheme="minorEastAsia" w:hAnsiTheme="minorEastAsia" w:hint="eastAsia"/>
                <w:bCs w:val="0"/>
              </w:rPr>
            </w:rPrChange>
          </w:rPr>
          <w:t>2</w:t>
        </w:r>
        <w:r w:rsidRPr="00427A71">
          <w:rPr>
            <w:rFonts w:ascii="Times New Roman" w:eastAsia="宋体" w:hAnsi="Times New Roman" w:hint="eastAsia"/>
            <w:rPrChange w:id="1479" w:author="Administrator" w:date="2026-04-30T13:49:00Z">
              <w:rPr>
                <w:rFonts w:asciiTheme="minorEastAsia" w:hAnsiTheme="minorEastAsia" w:hint="eastAsia"/>
                <w:bCs w:val="0"/>
              </w:rPr>
            </w:rPrChange>
          </w:rPr>
          <w:t>）</w:t>
        </w:r>
      </w:ins>
      <w:r w:rsidRPr="00427A71">
        <w:rPr>
          <w:rFonts w:ascii="Times New Roman" w:eastAsia="宋体" w:hAnsi="Times New Roman" w:hint="eastAsia"/>
          <w:rPrChange w:id="1480" w:author="Administrator" w:date="2026-04-30T13:49:00Z">
            <w:rPr>
              <w:rFonts w:asciiTheme="minorEastAsia" w:hAnsiTheme="minorEastAsia" w:hint="eastAsia"/>
              <w:bCs w:val="0"/>
            </w:rPr>
          </w:rPrChange>
        </w:rPr>
        <w:t>知识库的定向数据清洗</w:t>
      </w:r>
    </w:p>
    <w:p w14:paraId="7F2C31C2" w14:textId="77777777" w:rsidR="00536B9D" w:rsidRDefault="00427A71">
      <w:pPr>
        <w:pStyle w:val="acbfdd8b-e11b-4d36-88ff-6049b138f862"/>
        <w:spacing w:line="360" w:lineRule="auto"/>
        <w:ind w:firstLineChars="200" w:firstLine="480"/>
        <w:jc w:val="both"/>
        <w:rPr>
          <w:rFonts w:asciiTheme="minorEastAsia" w:hAnsiTheme="minorEastAsia" w:hint="eastAsia"/>
        </w:rPr>
        <w:pPrChange w:id="1481" w:author="Administrator" w:date="2026-04-30T14:22:00Z">
          <w:pPr>
            <w:adjustRightInd w:val="0"/>
            <w:snapToGrid w:val="0"/>
            <w:ind w:firstLine="420"/>
          </w:pPr>
        </w:pPrChange>
      </w:pPr>
      <w:r w:rsidRPr="00427A71">
        <w:rPr>
          <w:rFonts w:asciiTheme="minorEastAsia" w:eastAsia="宋体" w:hAnsiTheme="minorEastAsia" w:hint="eastAsia"/>
          <w:bCs w:val="0"/>
          <w:color w:val="auto"/>
          <w:kern w:val="2"/>
          <w:sz w:val="24"/>
          <w:szCs w:val="24"/>
          <w:rPrChange w:id="1482" w:author="Administrator" w:date="2026-04-30T13:50:00Z">
            <w:rPr>
              <w:rFonts w:asciiTheme="minorEastAsia" w:hAnsiTheme="minorEastAsia" w:hint="eastAsia"/>
              <w:bCs/>
              <w:sz w:val="21"/>
              <w:szCs w:val="21"/>
            </w:rPr>
          </w:rPrChange>
        </w:rPr>
        <w:t>管理员通过审计模块对高频出现的负面评价进行归因。如图</w:t>
      </w:r>
      <w:r w:rsidRPr="00427A71">
        <w:rPr>
          <w:rFonts w:asciiTheme="minorEastAsia" w:eastAsia="宋体" w:hAnsiTheme="minorEastAsia" w:hint="eastAsia"/>
          <w:bCs w:val="0"/>
          <w:color w:val="auto"/>
          <w:kern w:val="2"/>
          <w:sz w:val="24"/>
          <w:szCs w:val="24"/>
          <w:rPrChange w:id="1483" w:author="Administrator" w:date="2026-04-30T13:50:00Z">
            <w:rPr>
              <w:rFonts w:asciiTheme="minorEastAsia" w:hAnsiTheme="minorEastAsia" w:hint="eastAsia"/>
              <w:bCs/>
              <w:sz w:val="21"/>
              <w:szCs w:val="21"/>
            </w:rPr>
          </w:rPrChange>
        </w:rPr>
        <w:t xml:space="preserve"> 7-2 </w:t>
      </w:r>
      <w:r w:rsidRPr="00427A71">
        <w:rPr>
          <w:rFonts w:asciiTheme="minorEastAsia" w:eastAsia="宋体" w:hAnsiTheme="minorEastAsia" w:hint="eastAsia"/>
          <w:bCs w:val="0"/>
          <w:color w:val="auto"/>
          <w:kern w:val="2"/>
          <w:sz w:val="24"/>
          <w:szCs w:val="24"/>
          <w:rPrChange w:id="1484" w:author="Administrator" w:date="2026-04-30T13:50:00Z">
            <w:rPr>
              <w:rFonts w:asciiTheme="minorEastAsia" w:hAnsiTheme="minorEastAsia" w:hint="eastAsia"/>
              <w:bCs/>
              <w:sz w:val="21"/>
              <w:szCs w:val="21"/>
            </w:rPr>
          </w:rPrChange>
        </w:rPr>
        <w:t>所示，这种反馈闭环能有效暴露系统在工程实现上的不足。例如，若某类问题频繁被点踩，管理员可回溯发现是由于原始</w:t>
      </w:r>
      <w:r w:rsidRPr="00427A71">
        <w:rPr>
          <w:rFonts w:asciiTheme="minorEastAsia" w:eastAsia="宋体" w:hAnsiTheme="minorEastAsia" w:hint="eastAsia"/>
          <w:bCs w:val="0"/>
          <w:color w:val="auto"/>
          <w:kern w:val="2"/>
          <w:sz w:val="24"/>
          <w:szCs w:val="24"/>
          <w:rPrChange w:id="1485" w:author="Administrator" w:date="2026-04-30T13:50:00Z">
            <w:rPr>
              <w:rFonts w:asciiTheme="minorEastAsia" w:hAnsiTheme="minorEastAsia" w:hint="eastAsia"/>
              <w:bCs/>
              <w:sz w:val="21"/>
              <w:szCs w:val="21"/>
            </w:rPr>
          </w:rPrChange>
        </w:rPr>
        <w:t xml:space="preserve"> PDF </w:t>
      </w:r>
      <w:r w:rsidRPr="00427A71">
        <w:rPr>
          <w:rFonts w:asciiTheme="minorEastAsia" w:eastAsia="宋体" w:hAnsiTheme="minorEastAsia" w:hint="eastAsia"/>
          <w:bCs w:val="0"/>
          <w:color w:val="auto"/>
          <w:kern w:val="2"/>
          <w:sz w:val="24"/>
          <w:szCs w:val="24"/>
          <w:rPrChange w:id="1486" w:author="Administrator" w:date="2026-04-30T13:50:00Z">
            <w:rPr>
              <w:rFonts w:asciiTheme="minorEastAsia" w:hAnsiTheme="minorEastAsia" w:hint="eastAsia"/>
              <w:bCs/>
              <w:sz w:val="21"/>
              <w:szCs w:val="21"/>
            </w:rPr>
          </w:rPrChange>
        </w:rPr>
        <w:t>在解析过程中出现了表格错位。基于此，管理员可以执行“针对性切片重写”或“解析参数调优”，从而在不更改算法代码的前提下，通过优化底层数据质量来提升</w:t>
      </w:r>
      <w:r w:rsidRPr="00427A71">
        <w:rPr>
          <w:rFonts w:asciiTheme="minorEastAsia" w:eastAsia="宋体" w:hAnsiTheme="minorEastAsia" w:hint="eastAsia"/>
          <w:bCs w:val="0"/>
          <w:color w:val="auto"/>
          <w:kern w:val="2"/>
          <w:sz w:val="24"/>
          <w:szCs w:val="24"/>
          <w:rPrChange w:id="1487" w:author="Administrator" w:date="2026-04-30T13:50:00Z">
            <w:rPr>
              <w:rFonts w:asciiTheme="minorEastAsia" w:hAnsiTheme="minorEastAsia" w:hint="eastAsia"/>
              <w:bCs/>
              <w:sz w:val="21"/>
              <w:szCs w:val="21"/>
            </w:rPr>
          </w:rPrChange>
        </w:rPr>
        <w:t xml:space="preserve"> RAG </w:t>
      </w:r>
      <w:r w:rsidRPr="00427A71">
        <w:rPr>
          <w:rFonts w:asciiTheme="minorEastAsia" w:eastAsia="宋体" w:hAnsiTheme="minorEastAsia" w:hint="eastAsia"/>
          <w:bCs w:val="0"/>
          <w:color w:val="auto"/>
          <w:kern w:val="2"/>
          <w:sz w:val="24"/>
          <w:szCs w:val="24"/>
          <w:rPrChange w:id="1488" w:author="Administrator" w:date="2026-04-30T13:50:00Z">
            <w:rPr>
              <w:rFonts w:asciiTheme="minorEastAsia" w:hAnsiTheme="minorEastAsia" w:hint="eastAsia"/>
              <w:bCs/>
              <w:sz w:val="21"/>
              <w:szCs w:val="21"/>
            </w:rPr>
          </w:rPrChange>
        </w:rPr>
        <w:t>的实测表现。</w:t>
      </w:r>
    </w:p>
    <w:p w14:paraId="5D7DE66C" w14:textId="77777777" w:rsidR="00BD1B67" w:rsidRPr="00451EB8" w:rsidRDefault="00745736" w:rsidP="000072B4">
      <w:pPr>
        <w:pStyle w:val="acbfdd8b-e11b-4d36-88ff-6049b138f862"/>
        <w:spacing w:line="360" w:lineRule="auto"/>
        <w:ind w:firstLineChars="200" w:firstLine="440"/>
        <w:jc w:val="center"/>
        <w:rPr>
          <w:rFonts w:asciiTheme="minorEastAsia" w:eastAsiaTheme="minorEastAsia" w:hAnsiTheme="minorEastAsia" w:hint="eastAsia"/>
          <w:sz w:val="24"/>
          <w:szCs w:val="24"/>
        </w:rPr>
      </w:pPr>
      <w:r>
        <w:rPr>
          <w:noProof/>
        </w:rPr>
        <w:lastRenderedPageBreak/>
        <w:drawing>
          <wp:inline distT="0" distB="0" distL="0" distR="0" wp14:anchorId="7A8A7B9D" wp14:editId="2DB536B0">
            <wp:extent cx="2921150" cy="5302523"/>
            <wp:effectExtent l="0" t="0" r="0" b="0"/>
            <wp:docPr id="122660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8081" name=""/>
                    <pic:cNvPicPr/>
                  </pic:nvPicPr>
                  <pic:blipFill>
                    <a:blip r:embed="rId51"/>
                    <a:stretch>
                      <a:fillRect/>
                    </a:stretch>
                  </pic:blipFill>
                  <pic:spPr>
                    <a:xfrm>
                      <a:off x="0" y="0"/>
                      <a:ext cx="2921150" cy="5302523"/>
                    </a:xfrm>
                    <a:prstGeom prst="rect">
                      <a:avLst/>
                    </a:prstGeom>
                  </pic:spPr>
                </pic:pic>
              </a:graphicData>
            </a:graphic>
          </wp:inline>
        </w:drawing>
      </w:r>
    </w:p>
    <w:p w14:paraId="41FDA7DC" w14:textId="77777777" w:rsidR="00536B9D" w:rsidRPr="00536B9D" w:rsidRDefault="00427A71">
      <w:pPr>
        <w:pStyle w:val="51"/>
        <w:spacing w:after="120"/>
        <w:rPr>
          <w:rFonts w:hint="eastAsia"/>
          <w:rPrChange w:id="1489" w:author="Administrator" w:date="2026-04-30T14:00:00Z">
            <w:rPr>
              <w:rFonts w:asciiTheme="minorEastAsia" w:eastAsiaTheme="minorEastAsia" w:hAnsiTheme="minorEastAsia" w:hint="eastAsia"/>
              <w:sz w:val="24"/>
              <w:szCs w:val="24"/>
            </w:rPr>
          </w:rPrChange>
        </w:rPr>
        <w:pPrChange w:id="1490" w:author="Administrator" w:date="2026-04-30T14:00:00Z">
          <w:pPr>
            <w:pStyle w:val="acbfdd8b-e11b-4d36-88ff-6049b138f862"/>
            <w:spacing w:line="360" w:lineRule="auto"/>
            <w:ind w:firstLineChars="200" w:firstLine="480"/>
            <w:jc w:val="center"/>
          </w:pPr>
        </w:pPrChange>
      </w:pPr>
      <w:r w:rsidRPr="00427A71">
        <w:rPr>
          <w:rFonts w:hint="eastAsia"/>
          <w:rPrChange w:id="1491" w:author="Administrator" w:date="2026-04-30T14:00:00Z">
            <w:rPr>
              <w:rFonts w:asciiTheme="minorEastAsia" w:eastAsiaTheme="minorEastAsia" w:hAnsiTheme="minorEastAsia" w:hint="eastAsia"/>
              <w:bCs w:val="0"/>
              <w:sz w:val="24"/>
            </w:rPr>
          </w:rPrChange>
        </w:rPr>
        <w:t>图</w:t>
      </w:r>
      <w:r w:rsidRPr="00427A71">
        <w:rPr>
          <w:rFonts w:hint="eastAsia"/>
          <w:rPrChange w:id="1492" w:author="Administrator" w:date="2026-04-30T14:00:00Z">
            <w:rPr>
              <w:rFonts w:asciiTheme="minorEastAsia" w:eastAsiaTheme="minorEastAsia" w:hAnsiTheme="minorEastAsia" w:hint="eastAsia"/>
              <w:bCs w:val="0"/>
              <w:sz w:val="24"/>
            </w:rPr>
          </w:rPrChange>
        </w:rPr>
        <w:t xml:space="preserve"> 7-2 </w:t>
      </w:r>
      <w:r w:rsidRPr="00427A71">
        <w:rPr>
          <w:rFonts w:hint="eastAsia"/>
          <w:rPrChange w:id="1493" w:author="Administrator" w:date="2026-04-30T14:00:00Z">
            <w:rPr>
              <w:rFonts w:asciiTheme="minorEastAsia" w:eastAsiaTheme="minorEastAsia" w:hAnsiTheme="minorEastAsia" w:hint="eastAsia"/>
              <w:bCs w:val="0"/>
              <w:sz w:val="24"/>
            </w:rPr>
          </w:rPrChange>
        </w:rPr>
        <w:t>用户反馈驱动的知识库优化闭环图</w:t>
      </w:r>
    </w:p>
    <w:p w14:paraId="3B1D689B" w14:textId="77777777" w:rsidR="00BD1B67" w:rsidRPr="00E30EF7" w:rsidRDefault="00427A71" w:rsidP="00BD1B67">
      <w:pPr>
        <w:pStyle w:val="acbfdd8b-e11b-4d36-88ff-6049b138f862"/>
        <w:spacing w:line="360" w:lineRule="auto"/>
        <w:ind w:firstLineChars="200" w:firstLine="480"/>
        <w:jc w:val="both"/>
        <w:rPr>
          <w:rFonts w:asciiTheme="minorEastAsia" w:eastAsia="宋体" w:hAnsiTheme="minorEastAsia" w:hint="eastAsia"/>
          <w:bCs w:val="0"/>
          <w:color w:val="auto"/>
          <w:kern w:val="2"/>
          <w:sz w:val="24"/>
          <w:szCs w:val="24"/>
          <w:rPrChange w:id="1494" w:author="Administrator" w:date="2026-04-30T13:50:00Z">
            <w:rPr>
              <w:rFonts w:asciiTheme="minorEastAsia" w:eastAsiaTheme="minorEastAsia" w:hAnsiTheme="minorEastAsia" w:hint="eastAsia"/>
              <w:sz w:val="24"/>
              <w:szCs w:val="24"/>
            </w:rPr>
          </w:rPrChange>
        </w:rPr>
      </w:pPr>
      <w:r w:rsidRPr="00427A71">
        <w:rPr>
          <w:rFonts w:asciiTheme="minorEastAsia" w:eastAsia="宋体" w:hAnsiTheme="minorEastAsia" w:hint="eastAsia"/>
          <w:bCs w:val="0"/>
          <w:color w:val="auto"/>
          <w:kern w:val="2"/>
          <w:sz w:val="24"/>
          <w:szCs w:val="24"/>
          <w:rPrChange w:id="1495" w:author="Administrator" w:date="2026-04-30T13:50:00Z">
            <w:rPr>
              <w:rFonts w:asciiTheme="minorEastAsia" w:eastAsiaTheme="minorEastAsia" w:hAnsiTheme="minorEastAsia" w:hint="eastAsia"/>
              <w:sz w:val="24"/>
              <w:szCs w:val="24"/>
            </w:rPr>
          </w:rPrChange>
        </w:rPr>
        <w:t>上图刻画了系统在回答质量控制方面的自我进化逻辑。图中清晰展示了用户负面反馈如何作为“观测信号”，逆向驱动管理员对数据解析器及检索参数进行微调。这一闭环设计是系统能够持续保持高准确度（</w:t>
      </w:r>
      <w:r w:rsidRPr="00427A71">
        <w:rPr>
          <w:rFonts w:asciiTheme="minorEastAsia" w:eastAsia="宋体" w:hAnsiTheme="minorEastAsia" w:hint="eastAsia"/>
          <w:bCs w:val="0"/>
          <w:color w:val="auto"/>
          <w:kern w:val="2"/>
          <w:sz w:val="24"/>
          <w:szCs w:val="24"/>
          <w:rPrChange w:id="1496" w:author="Administrator" w:date="2026-04-30T13:50:00Z">
            <w:rPr>
              <w:rFonts w:asciiTheme="minorEastAsia" w:eastAsiaTheme="minorEastAsia" w:hAnsiTheme="minorEastAsia" w:hint="eastAsia"/>
              <w:sz w:val="24"/>
              <w:szCs w:val="24"/>
            </w:rPr>
          </w:rPrChange>
        </w:rPr>
        <w:t>98.50%</w:t>
      </w:r>
      <w:r w:rsidRPr="00427A71">
        <w:rPr>
          <w:rFonts w:asciiTheme="minorEastAsia" w:eastAsia="宋体" w:hAnsiTheme="minorEastAsia" w:hint="eastAsia"/>
          <w:bCs w:val="0"/>
          <w:color w:val="auto"/>
          <w:kern w:val="2"/>
          <w:sz w:val="24"/>
          <w:szCs w:val="24"/>
          <w:rPrChange w:id="1497" w:author="Administrator" w:date="2026-04-30T13:50:00Z">
            <w:rPr>
              <w:rFonts w:asciiTheme="minorEastAsia" w:eastAsiaTheme="minorEastAsia" w:hAnsiTheme="minorEastAsia" w:hint="eastAsia"/>
              <w:sz w:val="24"/>
              <w:szCs w:val="24"/>
            </w:rPr>
          </w:rPrChange>
        </w:rPr>
        <w:t>）与低幻觉率（</w:t>
      </w:r>
      <w:r w:rsidRPr="00427A71">
        <w:rPr>
          <w:rFonts w:asciiTheme="minorEastAsia" w:eastAsia="宋体" w:hAnsiTheme="minorEastAsia" w:hint="eastAsia"/>
          <w:bCs w:val="0"/>
          <w:color w:val="auto"/>
          <w:kern w:val="2"/>
          <w:sz w:val="24"/>
          <w:szCs w:val="24"/>
          <w:rPrChange w:id="1498" w:author="Administrator" w:date="2026-04-30T13:50:00Z">
            <w:rPr>
              <w:rFonts w:asciiTheme="minorEastAsia" w:eastAsiaTheme="minorEastAsia" w:hAnsiTheme="minorEastAsia" w:hint="eastAsia"/>
              <w:sz w:val="24"/>
              <w:szCs w:val="24"/>
            </w:rPr>
          </w:rPrChange>
        </w:rPr>
        <w:t>1.50%</w:t>
      </w:r>
      <w:r w:rsidRPr="00427A71">
        <w:rPr>
          <w:rFonts w:asciiTheme="minorEastAsia" w:eastAsia="宋体" w:hAnsiTheme="minorEastAsia" w:hint="eastAsia"/>
          <w:bCs w:val="0"/>
          <w:color w:val="auto"/>
          <w:kern w:val="2"/>
          <w:sz w:val="24"/>
          <w:szCs w:val="24"/>
          <w:rPrChange w:id="1499" w:author="Administrator" w:date="2026-04-30T13:50:00Z">
            <w:rPr>
              <w:rFonts w:asciiTheme="minorEastAsia" w:eastAsiaTheme="minorEastAsia" w:hAnsiTheme="minorEastAsia" w:hint="eastAsia"/>
              <w:sz w:val="24"/>
              <w:szCs w:val="24"/>
            </w:rPr>
          </w:rPrChange>
        </w:rPr>
        <w:t>）的工程保障。</w:t>
      </w:r>
    </w:p>
    <w:p w14:paraId="7242D94C" w14:textId="77777777" w:rsidR="00536B9D" w:rsidRPr="00536B9D" w:rsidRDefault="00427A71">
      <w:pPr>
        <w:pStyle w:val="21"/>
        <w:rPr>
          <w:rFonts w:hint="eastAsia"/>
          <w:rPrChange w:id="1500" w:author="Administrator" w:date="2026-04-30T13:36:00Z">
            <w:rPr>
              <w:rFonts w:ascii="黑体" w:eastAsia="黑体" w:hAnsi="黑体" w:hint="eastAsia"/>
              <w:sz w:val="28"/>
            </w:rPr>
          </w:rPrChange>
        </w:rPr>
        <w:pPrChange w:id="1501" w:author="Administrator" w:date="2026-04-30T13:36:00Z">
          <w:pPr>
            <w:pStyle w:val="b63ee27f-4cf3-414c-9275-d88e3f90795e"/>
            <w:spacing w:line="360" w:lineRule="auto"/>
          </w:pPr>
        </w:pPrChange>
      </w:pPr>
      <w:bookmarkStart w:id="1502" w:name="_Toc228451510"/>
      <w:r w:rsidRPr="00427A71">
        <w:rPr>
          <w:rFonts w:hint="eastAsia"/>
          <w:rPrChange w:id="1503" w:author="Administrator" w:date="2026-04-30T13:36:00Z">
            <w:rPr>
              <w:rFonts w:ascii="黑体" w:hAnsi="黑体" w:hint="eastAsia"/>
              <w:b w:val="0"/>
              <w:szCs w:val="21"/>
            </w:rPr>
          </w:rPrChange>
        </w:rPr>
        <w:t xml:space="preserve">7.3 </w:t>
      </w:r>
      <w:r w:rsidRPr="00427A71">
        <w:rPr>
          <w:rFonts w:hint="eastAsia"/>
          <w:rPrChange w:id="1504" w:author="Administrator" w:date="2026-04-30T13:36:00Z">
            <w:rPr>
              <w:rFonts w:ascii="黑体" w:hAnsi="黑体" w:hint="eastAsia"/>
              <w:b w:val="0"/>
              <w:szCs w:val="21"/>
            </w:rPr>
          </w:rPrChange>
        </w:rPr>
        <w:t>系统运行健康度与日志溯源</w:t>
      </w:r>
      <w:bookmarkEnd w:id="1502"/>
    </w:p>
    <w:p w14:paraId="09973465" w14:textId="77777777" w:rsidR="00536B9D" w:rsidRPr="00536B9D" w:rsidRDefault="00E30EF7">
      <w:pPr>
        <w:pStyle w:val="acbfdd8b-e11b-4d36-88ff-6049b138f862"/>
        <w:spacing w:line="360" w:lineRule="auto"/>
        <w:ind w:firstLineChars="200" w:firstLine="480"/>
        <w:jc w:val="both"/>
        <w:rPr>
          <w:rFonts w:asciiTheme="minorEastAsia" w:eastAsia="宋体" w:hAnsiTheme="minorEastAsia" w:hint="eastAsia"/>
          <w:bCs w:val="0"/>
          <w:color w:val="auto"/>
          <w:kern w:val="2"/>
          <w:sz w:val="24"/>
          <w:szCs w:val="24"/>
          <w:rPrChange w:id="1505" w:author="Administrator" w:date="2026-04-30T13:50:00Z">
            <w:rPr>
              <w:rFonts w:asciiTheme="minorEastAsia" w:eastAsiaTheme="minorEastAsia" w:hAnsiTheme="minorEastAsia" w:hint="eastAsia"/>
              <w:sz w:val="24"/>
              <w:szCs w:val="24"/>
            </w:rPr>
          </w:rPrChange>
        </w:rPr>
        <w:pPrChange w:id="1506" w:author="Administrator" w:date="2026-04-30T13:49:00Z">
          <w:pPr>
            <w:pStyle w:val="acbfdd8b-e11b-4d36-88ff-6049b138f862"/>
            <w:spacing w:line="360" w:lineRule="auto"/>
            <w:jc w:val="both"/>
          </w:pPr>
        </w:pPrChange>
      </w:pPr>
      <w:ins w:id="1507" w:author="Administrator" w:date="2026-04-30T13:50:00Z">
        <w:r>
          <w:rPr>
            <w:rFonts w:asciiTheme="minorEastAsia" w:eastAsia="宋体" w:hAnsiTheme="minorEastAsia" w:hint="eastAsia"/>
            <w:bCs w:val="0"/>
            <w:color w:val="auto"/>
            <w:kern w:val="2"/>
            <w:sz w:val="24"/>
            <w:szCs w:val="24"/>
          </w:rPr>
          <w:t>（</w:t>
        </w:r>
        <w:r>
          <w:rPr>
            <w:rFonts w:asciiTheme="minorEastAsia" w:eastAsia="宋体" w:hAnsiTheme="minorEastAsia" w:hint="eastAsia"/>
            <w:bCs w:val="0"/>
            <w:color w:val="auto"/>
            <w:kern w:val="2"/>
            <w:sz w:val="24"/>
            <w:szCs w:val="24"/>
          </w:rPr>
          <w:t>1</w:t>
        </w:r>
        <w:r>
          <w:rPr>
            <w:rFonts w:asciiTheme="minorEastAsia" w:eastAsia="宋体" w:hAnsiTheme="minorEastAsia" w:hint="eastAsia"/>
            <w:bCs w:val="0"/>
            <w:color w:val="auto"/>
            <w:kern w:val="2"/>
            <w:sz w:val="24"/>
            <w:szCs w:val="24"/>
          </w:rPr>
          <w:t>）</w:t>
        </w:r>
      </w:ins>
      <w:del w:id="1508" w:author="Administrator" w:date="2026-04-30T13:49:00Z">
        <w:r w:rsidR="00427A71" w:rsidRPr="00427A71">
          <w:rPr>
            <w:rFonts w:asciiTheme="minorEastAsia" w:eastAsia="宋体" w:hAnsiTheme="minorEastAsia" w:hint="eastAsia"/>
            <w:bCs w:val="0"/>
            <w:color w:val="auto"/>
            <w:kern w:val="2"/>
            <w:sz w:val="24"/>
            <w:szCs w:val="24"/>
            <w:rPrChange w:id="1509" w:author="Administrator" w:date="2026-04-30T13:50:00Z">
              <w:rPr>
                <w:rFonts w:asciiTheme="minorEastAsia" w:eastAsiaTheme="minorEastAsia" w:hAnsiTheme="minorEastAsia" w:hint="eastAsia"/>
                <w:sz w:val="24"/>
                <w:szCs w:val="24"/>
              </w:rPr>
            </w:rPrChange>
          </w:rPr>
          <w:delText>（</w:delText>
        </w:r>
        <w:r w:rsidR="00427A71" w:rsidRPr="00427A71">
          <w:rPr>
            <w:rFonts w:asciiTheme="minorEastAsia" w:eastAsia="宋体" w:hAnsiTheme="minorEastAsia" w:hint="eastAsia"/>
            <w:bCs w:val="0"/>
            <w:color w:val="auto"/>
            <w:kern w:val="2"/>
            <w:sz w:val="24"/>
            <w:szCs w:val="24"/>
            <w:rPrChange w:id="1510" w:author="Administrator" w:date="2026-04-30T13:50:00Z">
              <w:rPr>
                <w:rFonts w:asciiTheme="minorEastAsia" w:eastAsiaTheme="minorEastAsia" w:hAnsiTheme="minorEastAsia" w:hint="eastAsia"/>
                <w:sz w:val="24"/>
                <w:szCs w:val="24"/>
              </w:rPr>
            </w:rPrChange>
          </w:rPr>
          <w:delText>1</w:delText>
        </w:r>
        <w:r w:rsidR="00427A71" w:rsidRPr="00427A71">
          <w:rPr>
            <w:rFonts w:asciiTheme="minorEastAsia" w:eastAsia="宋体" w:hAnsiTheme="minorEastAsia" w:hint="eastAsia"/>
            <w:bCs w:val="0"/>
            <w:color w:val="auto"/>
            <w:kern w:val="2"/>
            <w:sz w:val="24"/>
            <w:szCs w:val="24"/>
            <w:rPrChange w:id="1511" w:author="Administrator" w:date="2026-04-30T13:50:00Z">
              <w:rPr>
                <w:rFonts w:asciiTheme="minorEastAsia" w:eastAsiaTheme="minorEastAsia" w:hAnsiTheme="minorEastAsia" w:hint="eastAsia"/>
                <w:sz w:val="24"/>
                <w:szCs w:val="24"/>
              </w:rPr>
            </w:rPrChange>
          </w:rPr>
          <w:delText>）</w:delText>
        </w:r>
      </w:del>
      <w:r w:rsidR="00427A71" w:rsidRPr="00427A71">
        <w:rPr>
          <w:rFonts w:asciiTheme="minorEastAsia" w:eastAsia="宋体" w:hAnsiTheme="minorEastAsia" w:hint="eastAsia"/>
          <w:bCs w:val="0"/>
          <w:color w:val="auto"/>
          <w:kern w:val="2"/>
          <w:sz w:val="24"/>
          <w:szCs w:val="24"/>
          <w:rPrChange w:id="1512" w:author="Administrator" w:date="2026-04-30T13:50:00Z">
            <w:rPr>
              <w:rFonts w:asciiTheme="minorEastAsia" w:eastAsiaTheme="minorEastAsia" w:hAnsiTheme="minorEastAsia" w:hint="eastAsia"/>
              <w:sz w:val="24"/>
              <w:szCs w:val="24"/>
            </w:rPr>
          </w:rPrChange>
        </w:rPr>
        <w:t>全链路延迟监控：系统利用拦截器（</w:t>
      </w:r>
      <w:r w:rsidR="00427A71" w:rsidRPr="00427A71">
        <w:rPr>
          <w:rFonts w:asciiTheme="minorEastAsia" w:eastAsia="宋体" w:hAnsiTheme="minorEastAsia" w:hint="eastAsia"/>
          <w:bCs w:val="0"/>
          <w:color w:val="auto"/>
          <w:kern w:val="2"/>
          <w:sz w:val="24"/>
          <w:szCs w:val="24"/>
          <w:rPrChange w:id="1513" w:author="Administrator" w:date="2026-04-30T13:50:00Z">
            <w:rPr>
              <w:rFonts w:asciiTheme="minorEastAsia" w:eastAsiaTheme="minorEastAsia" w:hAnsiTheme="minorEastAsia" w:hint="eastAsia"/>
              <w:sz w:val="24"/>
              <w:szCs w:val="24"/>
            </w:rPr>
          </w:rPrChange>
        </w:rPr>
        <w:t>Interceptor</w:t>
      </w:r>
      <w:r w:rsidR="00427A71" w:rsidRPr="00427A71">
        <w:rPr>
          <w:rFonts w:asciiTheme="minorEastAsia" w:eastAsia="宋体" w:hAnsiTheme="minorEastAsia" w:hint="eastAsia"/>
          <w:bCs w:val="0"/>
          <w:color w:val="auto"/>
          <w:kern w:val="2"/>
          <w:sz w:val="24"/>
          <w:szCs w:val="24"/>
          <w:rPrChange w:id="1514" w:author="Administrator" w:date="2026-04-30T13:50:00Z">
            <w:rPr>
              <w:rFonts w:asciiTheme="minorEastAsia" w:eastAsiaTheme="minorEastAsia" w:hAnsiTheme="minorEastAsia" w:hint="eastAsia"/>
              <w:sz w:val="24"/>
              <w:szCs w:val="24"/>
            </w:rPr>
          </w:rPrChange>
        </w:rPr>
        <w:t>）记录了从请求接收到</w:t>
      </w:r>
      <w:r w:rsidR="00427A71" w:rsidRPr="00427A71">
        <w:rPr>
          <w:rFonts w:asciiTheme="minorEastAsia" w:eastAsia="宋体" w:hAnsiTheme="minorEastAsia" w:hint="eastAsia"/>
          <w:bCs w:val="0"/>
          <w:color w:val="auto"/>
          <w:kern w:val="2"/>
          <w:sz w:val="24"/>
          <w:szCs w:val="24"/>
          <w:rPrChange w:id="1515" w:author="Administrator" w:date="2026-04-30T13:50:00Z">
            <w:rPr>
              <w:rFonts w:asciiTheme="minorEastAsia" w:eastAsiaTheme="minorEastAsia" w:hAnsiTheme="minorEastAsia" w:hint="eastAsia"/>
              <w:sz w:val="24"/>
              <w:szCs w:val="24"/>
            </w:rPr>
          </w:rPrChange>
        </w:rPr>
        <w:t xml:space="preserve"> SSE </w:t>
      </w:r>
      <w:r w:rsidR="00427A71" w:rsidRPr="00427A71">
        <w:rPr>
          <w:rFonts w:asciiTheme="minorEastAsia" w:eastAsia="宋体" w:hAnsiTheme="minorEastAsia" w:hint="eastAsia"/>
          <w:bCs w:val="0"/>
          <w:color w:val="auto"/>
          <w:kern w:val="2"/>
          <w:sz w:val="24"/>
          <w:szCs w:val="24"/>
          <w:rPrChange w:id="1516" w:author="Administrator" w:date="2026-04-30T13:50:00Z">
            <w:rPr>
              <w:rFonts w:asciiTheme="minorEastAsia" w:eastAsiaTheme="minorEastAsia" w:hAnsiTheme="minorEastAsia" w:hint="eastAsia"/>
              <w:sz w:val="24"/>
              <w:szCs w:val="24"/>
            </w:rPr>
          </w:rPrChange>
        </w:rPr>
        <w:t>首字下发的耗时（</w:t>
      </w:r>
      <w:r w:rsidR="00427A71" w:rsidRPr="00427A71">
        <w:rPr>
          <w:rFonts w:asciiTheme="minorEastAsia" w:eastAsia="宋体" w:hAnsiTheme="minorEastAsia" w:hint="eastAsia"/>
          <w:bCs w:val="0"/>
          <w:color w:val="auto"/>
          <w:kern w:val="2"/>
          <w:sz w:val="24"/>
          <w:szCs w:val="24"/>
          <w:rPrChange w:id="1517" w:author="Administrator" w:date="2026-04-30T13:50:00Z">
            <w:rPr>
              <w:rFonts w:asciiTheme="minorEastAsia" w:eastAsiaTheme="minorEastAsia" w:hAnsiTheme="minorEastAsia" w:hint="eastAsia"/>
              <w:sz w:val="24"/>
              <w:szCs w:val="24"/>
            </w:rPr>
          </w:rPrChange>
        </w:rPr>
        <w:t>TTFT</w:t>
      </w:r>
      <w:r w:rsidR="00427A71" w:rsidRPr="00427A71">
        <w:rPr>
          <w:rFonts w:asciiTheme="minorEastAsia" w:eastAsia="宋体" w:hAnsiTheme="minorEastAsia" w:hint="eastAsia"/>
          <w:bCs w:val="0"/>
          <w:color w:val="auto"/>
          <w:kern w:val="2"/>
          <w:sz w:val="24"/>
          <w:szCs w:val="24"/>
          <w:rPrChange w:id="1518" w:author="Administrator" w:date="2026-04-30T13:50:00Z">
            <w:rPr>
              <w:rFonts w:asciiTheme="minorEastAsia" w:eastAsiaTheme="minorEastAsia" w:hAnsiTheme="minorEastAsia" w:hint="eastAsia"/>
              <w:sz w:val="24"/>
              <w:szCs w:val="24"/>
            </w:rPr>
          </w:rPrChange>
        </w:rPr>
        <w:t>）。后台监控模块将其转化为均值波形图，一旦平均延迟突破</w:t>
      </w:r>
      <w:r w:rsidR="00427A71" w:rsidRPr="00427A71">
        <w:rPr>
          <w:rFonts w:asciiTheme="minorEastAsia" w:eastAsia="宋体" w:hAnsiTheme="minorEastAsia" w:hint="eastAsia"/>
          <w:bCs w:val="0"/>
          <w:color w:val="auto"/>
          <w:kern w:val="2"/>
          <w:sz w:val="24"/>
          <w:szCs w:val="24"/>
          <w:rPrChange w:id="1519" w:author="Administrator" w:date="2026-04-30T13:50:00Z">
            <w:rPr>
              <w:rFonts w:asciiTheme="minorEastAsia" w:eastAsiaTheme="minorEastAsia" w:hAnsiTheme="minorEastAsia" w:hint="eastAsia"/>
              <w:sz w:val="24"/>
              <w:szCs w:val="24"/>
            </w:rPr>
          </w:rPrChange>
        </w:rPr>
        <w:t xml:space="preserve"> 3 </w:t>
      </w:r>
      <w:r w:rsidR="00427A71" w:rsidRPr="00427A71">
        <w:rPr>
          <w:rFonts w:asciiTheme="minorEastAsia" w:eastAsia="宋体" w:hAnsiTheme="minorEastAsia" w:hint="eastAsia"/>
          <w:bCs w:val="0"/>
          <w:color w:val="auto"/>
          <w:kern w:val="2"/>
          <w:sz w:val="24"/>
          <w:szCs w:val="24"/>
          <w:rPrChange w:id="1520" w:author="Administrator" w:date="2026-04-30T13:50:00Z">
            <w:rPr>
              <w:rFonts w:asciiTheme="minorEastAsia" w:eastAsiaTheme="minorEastAsia" w:hAnsiTheme="minorEastAsia" w:hint="eastAsia"/>
              <w:sz w:val="24"/>
              <w:szCs w:val="24"/>
            </w:rPr>
          </w:rPrChange>
        </w:rPr>
        <w:t>秒阈值，将自动在后台标记为“响应滞后”，提醒管理员检查网络带宽或云端</w:t>
      </w:r>
      <w:r w:rsidR="00427A71" w:rsidRPr="00427A71">
        <w:rPr>
          <w:rFonts w:asciiTheme="minorEastAsia" w:eastAsia="宋体" w:hAnsiTheme="minorEastAsia" w:hint="eastAsia"/>
          <w:bCs w:val="0"/>
          <w:color w:val="auto"/>
          <w:kern w:val="2"/>
          <w:sz w:val="24"/>
          <w:szCs w:val="24"/>
          <w:rPrChange w:id="1521" w:author="Administrator" w:date="2026-04-30T13:50:00Z">
            <w:rPr>
              <w:rFonts w:asciiTheme="minorEastAsia" w:eastAsiaTheme="minorEastAsia" w:hAnsiTheme="minorEastAsia" w:hint="eastAsia"/>
              <w:sz w:val="24"/>
              <w:szCs w:val="24"/>
            </w:rPr>
          </w:rPrChange>
        </w:rPr>
        <w:t xml:space="preserve"> API </w:t>
      </w:r>
      <w:r w:rsidR="00427A71" w:rsidRPr="00427A71">
        <w:rPr>
          <w:rFonts w:asciiTheme="minorEastAsia" w:eastAsia="宋体" w:hAnsiTheme="minorEastAsia" w:hint="eastAsia"/>
          <w:bCs w:val="0"/>
          <w:color w:val="auto"/>
          <w:kern w:val="2"/>
          <w:sz w:val="24"/>
          <w:szCs w:val="24"/>
          <w:rPrChange w:id="1522" w:author="Administrator" w:date="2026-04-30T13:50:00Z">
            <w:rPr>
              <w:rFonts w:asciiTheme="minorEastAsia" w:eastAsiaTheme="minorEastAsia" w:hAnsiTheme="minorEastAsia" w:hint="eastAsia"/>
              <w:sz w:val="24"/>
              <w:szCs w:val="24"/>
            </w:rPr>
          </w:rPrChange>
        </w:rPr>
        <w:t>的并发配额。</w:t>
      </w:r>
    </w:p>
    <w:p w14:paraId="08C1BCDE" w14:textId="77777777" w:rsidR="00536B9D" w:rsidRPr="00536B9D" w:rsidRDefault="00E30EF7">
      <w:pPr>
        <w:pStyle w:val="acbfdd8b-e11b-4d36-88ff-6049b138f862"/>
        <w:spacing w:line="360" w:lineRule="auto"/>
        <w:ind w:firstLineChars="200" w:firstLine="480"/>
        <w:jc w:val="both"/>
        <w:rPr>
          <w:rFonts w:asciiTheme="minorEastAsia" w:eastAsia="宋体" w:hAnsiTheme="minorEastAsia" w:hint="eastAsia"/>
          <w:bCs w:val="0"/>
          <w:color w:val="auto"/>
          <w:kern w:val="2"/>
          <w:sz w:val="24"/>
          <w:szCs w:val="24"/>
          <w:rPrChange w:id="1523" w:author="Administrator" w:date="2026-04-30T13:50:00Z">
            <w:rPr>
              <w:rFonts w:asciiTheme="minorEastAsia" w:eastAsiaTheme="minorEastAsia" w:hAnsiTheme="minorEastAsia" w:hint="eastAsia"/>
              <w:sz w:val="24"/>
              <w:szCs w:val="24"/>
            </w:rPr>
          </w:rPrChange>
        </w:rPr>
        <w:pPrChange w:id="1524" w:author="Administrator" w:date="2026-04-30T13:49:00Z">
          <w:pPr>
            <w:pStyle w:val="acbfdd8b-e11b-4d36-88ff-6049b138f862"/>
            <w:spacing w:line="360" w:lineRule="auto"/>
            <w:jc w:val="both"/>
          </w:pPr>
        </w:pPrChange>
      </w:pPr>
      <w:ins w:id="1525" w:author="Administrator" w:date="2026-04-30T13:50:00Z">
        <w:r>
          <w:rPr>
            <w:rFonts w:asciiTheme="minorEastAsia" w:eastAsia="宋体" w:hAnsiTheme="minorEastAsia" w:hint="eastAsia"/>
            <w:bCs w:val="0"/>
            <w:color w:val="auto"/>
            <w:kern w:val="2"/>
            <w:sz w:val="24"/>
            <w:szCs w:val="24"/>
          </w:rPr>
          <w:t>（</w:t>
        </w:r>
        <w:r>
          <w:rPr>
            <w:rFonts w:asciiTheme="minorEastAsia" w:eastAsia="宋体" w:hAnsiTheme="minorEastAsia" w:hint="eastAsia"/>
            <w:bCs w:val="0"/>
            <w:color w:val="auto"/>
            <w:kern w:val="2"/>
            <w:sz w:val="24"/>
            <w:szCs w:val="24"/>
          </w:rPr>
          <w:t>2</w:t>
        </w:r>
        <w:r>
          <w:rPr>
            <w:rFonts w:asciiTheme="minorEastAsia" w:eastAsia="宋体" w:hAnsiTheme="minorEastAsia" w:hint="eastAsia"/>
            <w:bCs w:val="0"/>
            <w:color w:val="auto"/>
            <w:kern w:val="2"/>
            <w:sz w:val="24"/>
            <w:szCs w:val="24"/>
          </w:rPr>
          <w:t>）</w:t>
        </w:r>
      </w:ins>
      <w:del w:id="1526" w:author="Administrator" w:date="2026-04-30T13:49:00Z">
        <w:r w:rsidR="00427A71" w:rsidRPr="00427A71">
          <w:rPr>
            <w:rFonts w:asciiTheme="minorEastAsia" w:eastAsia="宋体" w:hAnsiTheme="minorEastAsia" w:hint="eastAsia"/>
            <w:bCs w:val="0"/>
            <w:color w:val="auto"/>
            <w:kern w:val="2"/>
            <w:sz w:val="24"/>
            <w:szCs w:val="24"/>
            <w:rPrChange w:id="1527" w:author="Administrator" w:date="2026-04-30T13:50:00Z">
              <w:rPr>
                <w:rFonts w:asciiTheme="minorEastAsia" w:eastAsiaTheme="minorEastAsia" w:hAnsiTheme="minorEastAsia" w:hint="eastAsia"/>
                <w:sz w:val="24"/>
                <w:szCs w:val="24"/>
              </w:rPr>
            </w:rPrChange>
          </w:rPr>
          <w:delText>（</w:delText>
        </w:r>
        <w:r w:rsidR="00427A71" w:rsidRPr="00427A71">
          <w:rPr>
            <w:rFonts w:asciiTheme="minorEastAsia" w:eastAsia="宋体" w:hAnsiTheme="minorEastAsia" w:hint="eastAsia"/>
            <w:bCs w:val="0"/>
            <w:color w:val="auto"/>
            <w:kern w:val="2"/>
            <w:sz w:val="24"/>
            <w:szCs w:val="24"/>
            <w:rPrChange w:id="1528" w:author="Administrator" w:date="2026-04-30T13:50:00Z">
              <w:rPr>
                <w:rFonts w:asciiTheme="minorEastAsia" w:eastAsiaTheme="minorEastAsia" w:hAnsiTheme="minorEastAsia" w:hint="eastAsia"/>
                <w:sz w:val="24"/>
                <w:szCs w:val="24"/>
              </w:rPr>
            </w:rPrChange>
          </w:rPr>
          <w:delText>2</w:delText>
        </w:r>
        <w:r w:rsidR="00427A71" w:rsidRPr="00427A71">
          <w:rPr>
            <w:rFonts w:asciiTheme="minorEastAsia" w:eastAsia="宋体" w:hAnsiTheme="minorEastAsia" w:hint="eastAsia"/>
            <w:bCs w:val="0"/>
            <w:color w:val="auto"/>
            <w:kern w:val="2"/>
            <w:sz w:val="24"/>
            <w:szCs w:val="24"/>
            <w:rPrChange w:id="1529" w:author="Administrator" w:date="2026-04-30T13:50:00Z">
              <w:rPr>
                <w:rFonts w:asciiTheme="minorEastAsia" w:eastAsiaTheme="minorEastAsia" w:hAnsiTheme="minorEastAsia" w:hint="eastAsia"/>
                <w:sz w:val="24"/>
                <w:szCs w:val="24"/>
              </w:rPr>
            </w:rPrChange>
          </w:rPr>
          <w:delText>）</w:delText>
        </w:r>
      </w:del>
      <w:r w:rsidR="00427A71" w:rsidRPr="00427A71">
        <w:rPr>
          <w:rFonts w:asciiTheme="minorEastAsia" w:eastAsia="宋体" w:hAnsiTheme="minorEastAsia" w:hint="eastAsia"/>
          <w:bCs w:val="0"/>
          <w:color w:val="auto"/>
          <w:kern w:val="2"/>
          <w:sz w:val="24"/>
          <w:szCs w:val="24"/>
          <w:rPrChange w:id="1530" w:author="Administrator" w:date="2026-04-30T13:50:00Z">
            <w:rPr>
              <w:rFonts w:asciiTheme="minorEastAsia" w:eastAsiaTheme="minorEastAsia" w:hAnsiTheme="minorEastAsia" w:hint="eastAsia"/>
              <w:sz w:val="24"/>
              <w:szCs w:val="24"/>
            </w:rPr>
          </w:rPrChange>
        </w:rPr>
        <w:t>鉴权安全审计：系统实时记录并汇总被</w:t>
      </w:r>
      <w:r w:rsidR="00427A71" w:rsidRPr="00427A71">
        <w:rPr>
          <w:rFonts w:asciiTheme="minorEastAsia" w:eastAsia="宋体" w:hAnsiTheme="minorEastAsia" w:hint="eastAsia"/>
          <w:bCs w:val="0"/>
          <w:color w:val="auto"/>
          <w:kern w:val="2"/>
          <w:sz w:val="24"/>
          <w:szCs w:val="24"/>
          <w:rPrChange w:id="1531" w:author="Administrator" w:date="2026-04-30T13:50:00Z">
            <w:rPr>
              <w:rFonts w:asciiTheme="minorEastAsia" w:eastAsiaTheme="minorEastAsia" w:hAnsiTheme="minorEastAsia" w:hint="eastAsia"/>
              <w:sz w:val="24"/>
              <w:szCs w:val="24"/>
            </w:rPr>
          </w:rPrChange>
        </w:rPr>
        <w:t xml:space="preserve"> @admin_required </w:t>
      </w:r>
      <w:r w:rsidR="00427A71" w:rsidRPr="00427A71">
        <w:rPr>
          <w:rFonts w:asciiTheme="minorEastAsia" w:eastAsia="宋体" w:hAnsiTheme="minorEastAsia" w:hint="eastAsia"/>
          <w:bCs w:val="0"/>
          <w:color w:val="auto"/>
          <w:kern w:val="2"/>
          <w:sz w:val="24"/>
          <w:szCs w:val="24"/>
          <w:rPrChange w:id="1532" w:author="Administrator" w:date="2026-04-30T13:50:00Z">
            <w:rPr>
              <w:rFonts w:asciiTheme="minorEastAsia" w:eastAsiaTheme="minorEastAsia" w:hAnsiTheme="minorEastAsia" w:hint="eastAsia"/>
              <w:sz w:val="24"/>
              <w:szCs w:val="24"/>
            </w:rPr>
          </w:rPrChange>
        </w:rPr>
        <w:t>装饰器拦截的异常请求日志。通过对非法越权尝试的来源进行审计，管理员可以及时更新系统的安全加固策略，</w:t>
      </w:r>
      <w:r w:rsidR="00427A71" w:rsidRPr="00427A71">
        <w:rPr>
          <w:rFonts w:asciiTheme="minorEastAsia" w:eastAsia="宋体" w:hAnsiTheme="minorEastAsia" w:hint="eastAsia"/>
          <w:bCs w:val="0"/>
          <w:color w:val="auto"/>
          <w:kern w:val="2"/>
          <w:sz w:val="24"/>
          <w:szCs w:val="24"/>
          <w:rPrChange w:id="1533" w:author="Administrator" w:date="2026-04-30T13:50:00Z">
            <w:rPr>
              <w:rFonts w:asciiTheme="minorEastAsia" w:eastAsiaTheme="minorEastAsia" w:hAnsiTheme="minorEastAsia" w:hint="eastAsia"/>
              <w:sz w:val="24"/>
              <w:szCs w:val="24"/>
            </w:rPr>
          </w:rPrChange>
        </w:rPr>
        <w:lastRenderedPageBreak/>
        <w:t>确保了企业私有资产的绝对合规性。</w:t>
      </w:r>
    </w:p>
    <w:p w14:paraId="0B7750A4" w14:textId="77777777" w:rsidR="00582D6B" w:rsidRDefault="00582D6B">
      <w:pPr>
        <w:widowControl/>
        <w:spacing w:line="240" w:lineRule="auto"/>
        <w:ind w:firstLineChars="0" w:firstLine="0"/>
        <w:jc w:val="left"/>
        <w:rPr>
          <w:ins w:id="1534" w:author="Administrator" w:date="2026-04-30T13:34:00Z"/>
          <w:rFonts w:eastAsia="黑体"/>
          <w:sz w:val="30"/>
          <w:szCs w:val="30"/>
        </w:rPr>
      </w:pPr>
      <w:ins w:id="1535" w:author="Administrator" w:date="2026-04-30T13:34:00Z">
        <w:r>
          <w:br w:type="page"/>
        </w:r>
      </w:ins>
    </w:p>
    <w:p w14:paraId="7B5D5BB2" w14:textId="77777777" w:rsidR="00536B9D" w:rsidRPr="00536B9D" w:rsidRDefault="00427A71">
      <w:pPr>
        <w:pStyle w:val="1"/>
        <w:rPr>
          <w:rFonts w:hint="eastAsia"/>
          <w:rPrChange w:id="1536" w:author="Administrator" w:date="2026-04-30T13:34:00Z">
            <w:rPr>
              <w:rFonts w:ascii="黑体" w:eastAsia="黑体" w:hAnsi="黑体" w:cs="Times New Roman" w:hint="eastAsia"/>
              <w:sz w:val="30"/>
              <w:szCs w:val="30"/>
            </w:rPr>
          </w:rPrChange>
        </w:rPr>
        <w:pPrChange w:id="1537" w:author="Administrator" w:date="2026-04-30T13:34:00Z">
          <w:pPr>
            <w:pStyle w:val="71e7dc79-1ff7-45e8-997d-0ebda3762b91"/>
            <w:snapToGrid w:val="0"/>
            <w:spacing w:line="360" w:lineRule="auto"/>
          </w:pPr>
        </w:pPrChange>
      </w:pPr>
      <w:del w:id="1538" w:author="Administrator" w:date="2026-04-30T13:34:00Z">
        <w:r w:rsidRPr="00427A71">
          <w:rPr>
            <w:rFonts w:hint="eastAsia"/>
            <w:rPrChange w:id="1539" w:author="Administrator" w:date="2026-04-30T13:34:00Z">
              <w:rPr>
                <w:rFonts w:ascii="黑体" w:hAnsi="黑体" w:hint="eastAsia"/>
                <w:b w:val="0"/>
              </w:rPr>
            </w:rPrChange>
          </w:rPr>
          <w:lastRenderedPageBreak/>
          <w:delText>第八</w:delText>
        </w:r>
      </w:del>
      <w:bookmarkStart w:id="1540" w:name="_Toc228451511"/>
      <w:ins w:id="1541" w:author="Administrator" w:date="2026-04-30T13:34:00Z">
        <w:r w:rsidRPr="00427A71">
          <w:rPr>
            <w:rFonts w:hint="eastAsia"/>
            <w:rPrChange w:id="1542" w:author="Administrator" w:date="2026-04-30T13:34:00Z">
              <w:rPr>
                <w:rFonts w:ascii="黑体" w:hAnsi="黑体" w:hint="eastAsia"/>
                <w:b w:val="0"/>
              </w:rPr>
            </w:rPrChange>
          </w:rPr>
          <w:t>第</w:t>
        </w:r>
        <w:r w:rsidR="00582D6B">
          <w:rPr>
            <w:rFonts w:hint="eastAsia"/>
          </w:rPr>
          <w:t>8</w:t>
        </w:r>
      </w:ins>
      <w:r w:rsidRPr="00427A71">
        <w:rPr>
          <w:rFonts w:hint="eastAsia"/>
          <w:rPrChange w:id="1543" w:author="Administrator" w:date="2026-04-30T13:34:00Z">
            <w:rPr>
              <w:rFonts w:ascii="黑体" w:hAnsi="黑体" w:hint="eastAsia"/>
              <w:b w:val="0"/>
            </w:rPr>
          </w:rPrChange>
        </w:rPr>
        <w:t>章</w:t>
      </w:r>
      <w:r w:rsidRPr="00427A71">
        <w:rPr>
          <w:rFonts w:hint="eastAsia"/>
          <w:rPrChange w:id="1544" w:author="Administrator" w:date="2026-04-30T13:34:00Z">
            <w:rPr>
              <w:rFonts w:ascii="黑体" w:hAnsi="黑体" w:hint="eastAsia"/>
              <w:b w:val="0"/>
            </w:rPr>
          </w:rPrChange>
        </w:rPr>
        <w:t xml:space="preserve"> </w:t>
      </w:r>
      <w:r w:rsidRPr="00427A71">
        <w:rPr>
          <w:rFonts w:hint="eastAsia"/>
          <w:rPrChange w:id="1545" w:author="Administrator" w:date="2026-04-30T13:34:00Z">
            <w:rPr>
              <w:rFonts w:ascii="黑体" w:hAnsi="黑体" w:hint="eastAsia"/>
              <w:b w:val="0"/>
            </w:rPr>
          </w:rPrChange>
        </w:rPr>
        <w:t>结论与展望</w:t>
      </w:r>
      <w:bookmarkEnd w:id="1540"/>
    </w:p>
    <w:p w14:paraId="4793BDBD" w14:textId="77777777" w:rsidR="00536B9D" w:rsidRPr="00536B9D" w:rsidRDefault="00427A71">
      <w:pPr>
        <w:pStyle w:val="21"/>
        <w:rPr>
          <w:rFonts w:hint="eastAsia"/>
          <w:rPrChange w:id="1546" w:author="Administrator" w:date="2026-04-30T13:36:00Z">
            <w:rPr>
              <w:rFonts w:ascii="黑体" w:eastAsia="黑体" w:hAnsi="黑体" w:hint="eastAsia"/>
              <w:sz w:val="28"/>
            </w:rPr>
          </w:rPrChange>
        </w:rPr>
        <w:pPrChange w:id="1547" w:author="Administrator" w:date="2026-04-30T13:36:00Z">
          <w:pPr>
            <w:pStyle w:val="b63ee27f-4cf3-414c-9275-d88e3f90795e"/>
            <w:spacing w:line="360" w:lineRule="auto"/>
          </w:pPr>
        </w:pPrChange>
      </w:pPr>
      <w:bookmarkStart w:id="1548" w:name="_Toc228451512"/>
      <w:r w:rsidRPr="00427A71">
        <w:rPr>
          <w:rFonts w:hint="eastAsia"/>
          <w:rPrChange w:id="1549" w:author="Administrator" w:date="2026-04-30T13:36:00Z">
            <w:rPr>
              <w:rFonts w:ascii="黑体" w:hAnsi="黑体" w:hint="eastAsia"/>
              <w:b w:val="0"/>
              <w:szCs w:val="21"/>
            </w:rPr>
          </w:rPrChange>
        </w:rPr>
        <w:t xml:space="preserve">8.1 </w:t>
      </w:r>
      <w:r w:rsidRPr="00427A71">
        <w:rPr>
          <w:rFonts w:hint="eastAsia"/>
          <w:rPrChange w:id="1550" w:author="Administrator" w:date="2026-04-30T13:36:00Z">
            <w:rPr>
              <w:rFonts w:ascii="黑体" w:hAnsi="黑体" w:hint="eastAsia"/>
              <w:b w:val="0"/>
              <w:szCs w:val="21"/>
            </w:rPr>
          </w:rPrChange>
        </w:rPr>
        <w:t>研究总结</w:t>
      </w:r>
      <w:bookmarkEnd w:id="1548"/>
    </w:p>
    <w:p w14:paraId="09E2E217"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随着大语言模型时代的到来，如何安全、准确地将私有知识库与</w:t>
      </w:r>
      <w:r w:rsidRPr="009603DF">
        <w:rPr>
          <w:rFonts w:ascii="Times New Roman" w:eastAsia="宋体" w:hAnsi="Times New Roman"/>
        </w:rPr>
        <w:t xml:space="preserve"> AI </w:t>
      </w:r>
      <w:r w:rsidRPr="009603DF">
        <w:rPr>
          <w:rFonts w:ascii="Times New Roman" w:eastAsia="宋体" w:hAnsi="Times New Roman"/>
        </w:rPr>
        <w:t>生产力相结合成为了企业数字化转型中的关键命题。本文针对通用大模型在垂直领域易产生</w:t>
      </w:r>
      <w:r w:rsidRPr="009603DF">
        <w:rPr>
          <w:rFonts w:ascii="Times New Roman" w:eastAsia="宋体" w:hAnsi="Times New Roman"/>
        </w:rPr>
        <w:t>“</w:t>
      </w:r>
      <w:r w:rsidRPr="009603DF">
        <w:rPr>
          <w:rFonts w:ascii="Times New Roman" w:eastAsia="宋体" w:hAnsi="Times New Roman"/>
        </w:rPr>
        <w:t>事实幻觉</w:t>
      </w:r>
      <w:r w:rsidRPr="009603DF">
        <w:rPr>
          <w:rFonts w:ascii="Times New Roman" w:eastAsia="宋体" w:hAnsi="Times New Roman"/>
        </w:rPr>
        <w:t>”</w:t>
      </w:r>
      <w:r w:rsidRPr="009603DF">
        <w:rPr>
          <w:rFonts w:ascii="Times New Roman" w:eastAsia="宋体" w:hAnsi="Times New Roman"/>
        </w:rPr>
        <w:t>和</w:t>
      </w:r>
      <w:r w:rsidRPr="009603DF">
        <w:rPr>
          <w:rFonts w:ascii="Times New Roman" w:eastAsia="宋体" w:hAnsi="Times New Roman"/>
        </w:rPr>
        <w:t>“</w:t>
      </w:r>
      <w:r w:rsidRPr="009603DF">
        <w:rPr>
          <w:rFonts w:ascii="Times New Roman" w:eastAsia="宋体" w:hAnsi="Times New Roman"/>
        </w:rPr>
        <w:t>知识边界滞后</w:t>
      </w:r>
      <w:r w:rsidRPr="009603DF">
        <w:rPr>
          <w:rFonts w:ascii="Times New Roman" w:eastAsia="宋体" w:hAnsi="Times New Roman"/>
        </w:rPr>
        <w:t>”</w:t>
      </w:r>
      <w:r w:rsidRPr="009603DF">
        <w:rPr>
          <w:rFonts w:ascii="Times New Roman" w:eastAsia="宋体" w:hAnsi="Times New Roman"/>
        </w:rPr>
        <w:t>的行业痛点，系统性地设计并实现了一套高可用、低延迟的企业级智能问答机制。本研究将理论算法与工程实践深度融合，主要取得了以下几方面成果：</w:t>
      </w:r>
    </w:p>
    <w:p w14:paraId="60084B72" w14:textId="77777777" w:rsidR="00BD1B67" w:rsidRPr="009603DF"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1551" w:author="Administrator" w:date="2026-04-30T14:22:00Z">
          <w:pPr>
            <w:pStyle w:val="af0"/>
            <w:widowControl/>
            <w:adjustRightInd w:val="0"/>
            <w:snapToGrid w:val="0"/>
            <w:spacing w:beforeAutospacing="0" w:after="0" w:afterAutospacing="0" w:line="360" w:lineRule="auto"/>
            <w:ind w:firstLineChars="200" w:firstLine="420"/>
          </w:pPr>
        </w:pPrChange>
      </w:pPr>
      <w:r w:rsidRPr="00427A71">
        <w:rPr>
          <w:rFonts w:ascii="Times New Roman" w:eastAsia="宋体" w:hAnsi="Times New Roman" w:hint="eastAsia"/>
          <w:rPrChange w:id="1552" w:author="Administrator" w:date="2026-04-30T13:50:00Z">
            <w:rPr>
              <w:rFonts w:ascii="微软雅黑" w:eastAsia="微软雅黑" w:hAnsi="微软雅黑" w:hint="eastAsia"/>
              <w:b/>
              <w:color w:val="000000"/>
              <w:sz w:val="21"/>
              <w:szCs w:val="21"/>
            </w:rPr>
          </w:rPrChange>
        </w:rPr>
        <w:t>（</w:t>
      </w:r>
      <w:r w:rsidRPr="00427A71">
        <w:rPr>
          <w:rFonts w:ascii="Times New Roman" w:eastAsia="宋体" w:hAnsi="Times New Roman" w:hint="eastAsia"/>
          <w:rPrChange w:id="1553" w:author="Administrator" w:date="2026-04-30T13:50:00Z">
            <w:rPr>
              <w:rFonts w:ascii="微软雅黑" w:eastAsia="微软雅黑" w:hAnsi="微软雅黑" w:hint="eastAsia"/>
              <w:b/>
              <w:color w:val="000000"/>
              <w:sz w:val="21"/>
              <w:szCs w:val="21"/>
            </w:rPr>
          </w:rPrChange>
        </w:rPr>
        <w:t>1</w:t>
      </w:r>
      <w:r w:rsidRPr="00427A71">
        <w:rPr>
          <w:rFonts w:ascii="Times New Roman" w:eastAsia="宋体" w:hAnsi="Times New Roman" w:hint="eastAsia"/>
          <w:rPrChange w:id="1554" w:author="Administrator" w:date="2026-04-30T13:50:00Z">
            <w:rPr>
              <w:rFonts w:ascii="微软雅黑" w:eastAsia="微软雅黑" w:hAnsi="微软雅黑" w:hint="eastAsia"/>
              <w:b/>
              <w:color w:val="000000"/>
              <w:sz w:val="21"/>
              <w:szCs w:val="21"/>
            </w:rPr>
          </w:rPrChange>
        </w:rPr>
        <w:t>）提出并验证了双路混合检索与防幻觉组合策略</w:t>
      </w:r>
    </w:p>
    <w:p w14:paraId="39432C02"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针对单一向量检索在专有名词（如技术编号、行政缩写）召回中的语义偏移缺陷，本研究成功引入了</w:t>
      </w:r>
      <w:r w:rsidRPr="009603DF">
        <w:rPr>
          <w:rFonts w:ascii="Times New Roman" w:eastAsia="宋体" w:hAnsi="Times New Roman"/>
        </w:rPr>
        <w:t>“</w:t>
      </w:r>
      <w:r w:rsidRPr="009603DF">
        <w:rPr>
          <w:rFonts w:ascii="Times New Roman" w:eastAsia="宋体" w:hAnsi="Times New Roman"/>
        </w:rPr>
        <w:t>语义向量（</w:t>
      </w:r>
      <w:r w:rsidRPr="009603DF">
        <w:rPr>
          <w:rFonts w:ascii="Times New Roman" w:eastAsia="宋体" w:hAnsi="Times New Roman"/>
        </w:rPr>
        <w:t>text</w:t>
      </w:r>
      <w:del w:id="1555" w:author="Administrator" w:date="2026-04-30T14:14:00Z">
        <w:r w:rsidRPr="009603DF" w:rsidDel="00DB126D">
          <w:rPr>
            <w:rFonts w:ascii="Times New Roman" w:eastAsia="宋体" w:hAnsi="Times New Roman"/>
          </w:rPr>
          <w:delText>2v</w:delText>
        </w:r>
      </w:del>
      <w:r w:rsidRPr="009603DF">
        <w:rPr>
          <w:rFonts w:ascii="Times New Roman" w:eastAsia="宋体" w:hAnsi="Times New Roman"/>
        </w:rPr>
        <w:t>ec</w:t>
      </w:r>
      <w:r w:rsidRPr="009603DF">
        <w:rPr>
          <w:rFonts w:ascii="Times New Roman" w:eastAsia="宋体" w:hAnsi="Times New Roman"/>
        </w:rPr>
        <w:t>）</w:t>
      </w:r>
      <w:r w:rsidRPr="009603DF">
        <w:rPr>
          <w:rFonts w:ascii="Times New Roman" w:eastAsia="宋体" w:hAnsi="Times New Roman"/>
        </w:rPr>
        <w:t xml:space="preserve"> + BM25 </w:t>
      </w:r>
      <w:r w:rsidRPr="009603DF">
        <w:rPr>
          <w:rFonts w:ascii="Times New Roman" w:eastAsia="宋体" w:hAnsi="Times New Roman"/>
        </w:rPr>
        <w:t>词法匹配</w:t>
      </w:r>
      <w:r w:rsidRPr="009603DF">
        <w:rPr>
          <w:rFonts w:ascii="Times New Roman" w:eastAsia="宋体" w:hAnsi="Times New Roman"/>
        </w:rPr>
        <w:t>”</w:t>
      </w:r>
      <w:r w:rsidRPr="009603DF">
        <w:rPr>
          <w:rFonts w:ascii="Times New Roman" w:eastAsia="宋体" w:hAnsi="Times New Roman"/>
        </w:rPr>
        <w:t>的双路加权混合检索架构。结合</w:t>
      </w:r>
      <w:r w:rsidRPr="009603DF">
        <w:rPr>
          <w:rFonts w:ascii="Times New Roman" w:eastAsia="宋体" w:hAnsi="Times New Roman"/>
        </w:rPr>
        <w:t xml:space="preserve"> 0.95:0.05 </w:t>
      </w:r>
      <w:r w:rsidRPr="009603DF">
        <w:rPr>
          <w:rFonts w:ascii="Times New Roman" w:eastAsia="宋体" w:hAnsi="Times New Roman"/>
        </w:rPr>
        <w:t>的权重配比，在自建的</w:t>
      </w:r>
      <w:r w:rsidRPr="009603DF">
        <w:rPr>
          <w:rFonts w:ascii="Times New Roman" w:eastAsia="宋体" w:hAnsi="Times New Roman"/>
        </w:rPr>
        <w:t xml:space="preserve"> Benchmark </w:t>
      </w:r>
      <w:r w:rsidRPr="009603DF">
        <w:rPr>
          <w:rFonts w:ascii="Times New Roman" w:eastAsia="宋体" w:hAnsi="Times New Roman"/>
        </w:rPr>
        <w:t>测试集中将</w:t>
      </w:r>
      <w:r w:rsidRPr="009603DF">
        <w:rPr>
          <w:rFonts w:ascii="Times New Roman" w:eastAsia="宋体" w:hAnsi="Times New Roman"/>
        </w:rPr>
        <w:t xml:space="preserve"> Top-3 </w:t>
      </w:r>
      <w:r w:rsidRPr="009603DF">
        <w:rPr>
          <w:rFonts w:ascii="Times New Roman" w:eastAsia="宋体" w:hAnsi="Times New Roman"/>
        </w:rPr>
        <w:t>命中率（</w:t>
      </w:r>
      <w:r w:rsidRPr="009603DF">
        <w:rPr>
          <w:rFonts w:ascii="Times New Roman" w:eastAsia="宋体" w:hAnsi="Times New Roman"/>
        </w:rPr>
        <w:t>Hit-Rate@3</w:t>
      </w:r>
      <w:r w:rsidRPr="009603DF">
        <w:rPr>
          <w:rFonts w:ascii="Times New Roman" w:eastAsia="宋体" w:hAnsi="Times New Roman"/>
        </w:rPr>
        <w:t>）提升至</w:t>
      </w:r>
      <w:r w:rsidRPr="009603DF">
        <w:rPr>
          <w:rFonts w:ascii="Times New Roman" w:eastAsia="宋体" w:hAnsi="Times New Roman"/>
        </w:rPr>
        <w:t>83.33%</w:t>
      </w:r>
      <w:r w:rsidRPr="009603DF">
        <w:rPr>
          <w:rFonts w:ascii="Times New Roman" w:eastAsia="宋体" w:hAnsi="Times New Roman"/>
        </w:rPr>
        <w:t>。同时，系统确立了</w:t>
      </w:r>
      <w:r w:rsidRPr="009603DF">
        <w:rPr>
          <w:rFonts w:ascii="Times New Roman" w:eastAsia="宋体" w:hAnsi="Times New Roman"/>
        </w:rPr>
        <w:t xml:space="preserve"> 0.45 </w:t>
      </w:r>
      <w:r w:rsidRPr="009603DF">
        <w:rPr>
          <w:rFonts w:ascii="Times New Roman" w:eastAsia="宋体" w:hAnsi="Times New Roman"/>
        </w:rPr>
        <w:t>的余弦相似度硬性阻断阈值，配合温度参数（</w:t>
      </w:r>
      <w:r w:rsidRPr="009603DF">
        <w:rPr>
          <w:rFonts w:ascii="Times New Roman" w:eastAsia="宋体" w:hAnsi="Times New Roman"/>
        </w:rPr>
        <w:t>Temperature=0.1</w:t>
      </w:r>
      <w:r w:rsidRPr="009603DF">
        <w:rPr>
          <w:rFonts w:ascii="Times New Roman" w:eastAsia="宋体" w:hAnsi="Times New Roman"/>
        </w:rPr>
        <w:t>）与严格的系统提示词（</w:t>
      </w:r>
      <w:r w:rsidRPr="009603DF">
        <w:rPr>
          <w:rFonts w:ascii="Times New Roman" w:eastAsia="宋体" w:hAnsi="Times New Roman"/>
        </w:rPr>
        <w:t>System Prompt</w:t>
      </w:r>
      <w:r w:rsidRPr="009603DF">
        <w:rPr>
          <w:rFonts w:ascii="Times New Roman" w:eastAsia="宋体" w:hAnsi="Times New Roman"/>
        </w:rPr>
        <w:t>）约束，在代码逻辑层面构筑了坚固的防幻觉边界。</w:t>
      </w:r>
    </w:p>
    <w:p w14:paraId="60FC092A" w14:textId="77777777" w:rsidR="00BD1B67" w:rsidRPr="009603DF"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1556" w:author="Administrator" w:date="2026-04-30T14:22:00Z">
          <w:pPr>
            <w:pStyle w:val="af0"/>
            <w:widowControl/>
            <w:adjustRightInd w:val="0"/>
            <w:snapToGrid w:val="0"/>
            <w:spacing w:beforeAutospacing="0" w:after="0" w:afterAutospacing="0" w:line="360" w:lineRule="auto"/>
            <w:ind w:firstLineChars="200" w:firstLine="420"/>
          </w:pPr>
        </w:pPrChange>
      </w:pPr>
      <w:r w:rsidRPr="00427A71">
        <w:rPr>
          <w:rFonts w:ascii="Times New Roman" w:eastAsia="宋体" w:hAnsi="Times New Roman" w:hint="eastAsia"/>
          <w:rPrChange w:id="1557" w:author="Administrator" w:date="2026-04-30T13:50:00Z">
            <w:rPr>
              <w:rFonts w:ascii="微软雅黑" w:eastAsia="微软雅黑" w:hAnsi="微软雅黑" w:hint="eastAsia"/>
              <w:b/>
              <w:color w:val="000000"/>
              <w:sz w:val="21"/>
              <w:szCs w:val="21"/>
            </w:rPr>
          </w:rPrChange>
        </w:rPr>
        <w:t>（</w:t>
      </w:r>
      <w:r w:rsidRPr="00427A71">
        <w:rPr>
          <w:rFonts w:ascii="Times New Roman" w:eastAsia="宋体" w:hAnsi="Times New Roman" w:hint="eastAsia"/>
          <w:rPrChange w:id="1558" w:author="Administrator" w:date="2026-04-30T13:50:00Z">
            <w:rPr>
              <w:rFonts w:ascii="微软雅黑" w:eastAsia="微软雅黑" w:hAnsi="微软雅黑" w:hint="eastAsia"/>
              <w:b/>
              <w:color w:val="000000"/>
              <w:sz w:val="21"/>
              <w:szCs w:val="21"/>
            </w:rPr>
          </w:rPrChange>
        </w:rPr>
        <w:t>2</w:t>
      </w:r>
      <w:r w:rsidRPr="00427A71">
        <w:rPr>
          <w:rFonts w:ascii="Times New Roman" w:eastAsia="宋体" w:hAnsi="Times New Roman" w:hint="eastAsia"/>
          <w:rPrChange w:id="1559" w:author="Administrator" w:date="2026-04-30T13:50:00Z">
            <w:rPr>
              <w:rFonts w:ascii="微软雅黑" w:eastAsia="微软雅黑" w:hAnsi="微软雅黑" w:hint="eastAsia"/>
              <w:b/>
              <w:color w:val="000000"/>
              <w:sz w:val="21"/>
              <w:szCs w:val="21"/>
            </w:rPr>
          </w:rPrChange>
        </w:rPr>
        <w:t>）突破长链路生成瓶颈，实现秒级交互体验</w:t>
      </w:r>
    </w:p>
    <w:p w14:paraId="3FF87230"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在充分论证系统架构后，本研究精准定位了</w:t>
      </w:r>
      <w:r w:rsidRPr="009603DF">
        <w:rPr>
          <w:rFonts w:ascii="Times New Roman" w:eastAsia="宋体" w:hAnsi="Times New Roman"/>
        </w:rPr>
        <w:t xml:space="preserve"> RAG </w:t>
      </w:r>
      <w:r w:rsidRPr="009603DF">
        <w:rPr>
          <w:rFonts w:ascii="Times New Roman" w:eastAsia="宋体" w:hAnsi="Times New Roman"/>
        </w:rPr>
        <w:t>架构</w:t>
      </w:r>
      <w:r w:rsidRPr="009603DF">
        <w:rPr>
          <w:rFonts w:ascii="Times New Roman" w:eastAsia="宋体" w:hAnsi="Times New Roman"/>
        </w:rPr>
        <w:t>“</w:t>
      </w:r>
      <w:r w:rsidRPr="009603DF">
        <w:rPr>
          <w:rFonts w:ascii="Times New Roman" w:eastAsia="宋体" w:hAnsi="Times New Roman"/>
        </w:rPr>
        <w:t>检索</w:t>
      </w:r>
      <w:r w:rsidRPr="009603DF">
        <w:rPr>
          <w:rFonts w:ascii="Times New Roman" w:eastAsia="宋体" w:hAnsi="Times New Roman"/>
        </w:rPr>
        <w:t>-</w:t>
      </w:r>
      <w:r w:rsidRPr="009603DF">
        <w:rPr>
          <w:rFonts w:ascii="Times New Roman" w:eastAsia="宋体" w:hAnsi="Times New Roman"/>
        </w:rPr>
        <w:t>增强</w:t>
      </w:r>
      <w:r w:rsidRPr="009603DF">
        <w:rPr>
          <w:rFonts w:ascii="Times New Roman" w:eastAsia="宋体" w:hAnsi="Times New Roman"/>
        </w:rPr>
        <w:t>-</w:t>
      </w:r>
      <w:r w:rsidRPr="009603DF">
        <w:rPr>
          <w:rFonts w:ascii="Times New Roman" w:eastAsia="宋体" w:hAnsi="Times New Roman"/>
        </w:rPr>
        <w:t>生成</w:t>
      </w:r>
      <w:r w:rsidRPr="009603DF">
        <w:rPr>
          <w:rFonts w:ascii="Times New Roman" w:eastAsia="宋体" w:hAnsi="Times New Roman"/>
        </w:rPr>
        <w:t>”</w:t>
      </w:r>
      <w:r w:rsidRPr="009603DF">
        <w:rPr>
          <w:rFonts w:ascii="Times New Roman" w:eastAsia="宋体" w:hAnsi="Times New Roman"/>
        </w:rPr>
        <w:t>长链路的耗时痛点。系统抛弃了传统的</w:t>
      </w:r>
      <w:r w:rsidRPr="009603DF">
        <w:rPr>
          <w:rFonts w:ascii="Times New Roman" w:eastAsia="宋体" w:hAnsi="Times New Roman"/>
        </w:rPr>
        <w:t xml:space="preserve"> HTTP </w:t>
      </w:r>
      <w:r w:rsidRPr="009603DF">
        <w:rPr>
          <w:rFonts w:ascii="Times New Roman" w:eastAsia="宋体" w:hAnsi="Times New Roman"/>
        </w:rPr>
        <w:t>阻塞式响应，在生成环节深度集成了</w:t>
      </w:r>
      <w:r w:rsidRPr="009603DF">
        <w:rPr>
          <w:rFonts w:ascii="Times New Roman" w:eastAsia="宋体" w:hAnsi="Times New Roman"/>
        </w:rPr>
        <w:t xml:space="preserve"> SSE</w:t>
      </w:r>
      <w:r w:rsidRPr="009603DF">
        <w:rPr>
          <w:rFonts w:ascii="Times New Roman" w:eastAsia="宋体" w:hAnsi="Times New Roman"/>
        </w:rPr>
        <w:t>（</w:t>
      </w:r>
      <w:r w:rsidRPr="009603DF">
        <w:rPr>
          <w:rFonts w:ascii="Times New Roman" w:eastAsia="宋体" w:hAnsi="Times New Roman"/>
        </w:rPr>
        <w:t>Server-Sent Events</w:t>
      </w:r>
      <w:r w:rsidRPr="009603DF">
        <w:rPr>
          <w:rFonts w:ascii="Times New Roman" w:eastAsia="宋体" w:hAnsi="Times New Roman"/>
        </w:rPr>
        <w:t>）流式推送协议，在视觉交互上实现了类似</w:t>
      </w:r>
      <w:r w:rsidRPr="009603DF">
        <w:rPr>
          <w:rFonts w:ascii="Times New Roman" w:eastAsia="宋体" w:hAnsi="Times New Roman"/>
        </w:rPr>
        <w:t>“</w:t>
      </w:r>
      <w:r w:rsidRPr="009603DF">
        <w:rPr>
          <w:rFonts w:ascii="Times New Roman" w:eastAsia="宋体" w:hAnsi="Times New Roman"/>
        </w:rPr>
        <w:t>打字机</w:t>
      </w:r>
      <w:r w:rsidRPr="009603DF">
        <w:rPr>
          <w:rFonts w:ascii="Times New Roman" w:eastAsia="宋体" w:hAnsi="Times New Roman"/>
        </w:rPr>
        <w:t>”</w:t>
      </w:r>
      <w:r w:rsidRPr="009603DF">
        <w:rPr>
          <w:rFonts w:ascii="Times New Roman" w:eastAsia="宋体" w:hAnsi="Times New Roman"/>
        </w:rPr>
        <w:t>的逐字打印效果。实验数据表明，该技术将首字感知延迟（</w:t>
      </w:r>
      <w:r w:rsidRPr="009603DF">
        <w:rPr>
          <w:rFonts w:ascii="Times New Roman" w:eastAsia="宋体" w:hAnsi="Times New Roman"/>
        </w:rPr>
        <w:t>TTFT</w:t>
      </w:r>
      <w:r w:rsidRPr="009603DF">
        <w:rPr>
          <w:rFonts w:ascii="Times New Roman" w:eastAsia="宋体" w:hAnsi="Times New Roman"/>
        </w:rPr>
        <w:t>）成功压低至</w:t>
      </w:r>
      <w:r w:rsidRPr="009603DF">
        <w:rPr>
          <w:rFonts w:ascii="Times New Roman" w:eastAsia="宋体" w:hAnsi="Times New Roman"/>
        </w:rPr>
        <w:t xml:space="preserve"> 3 </w:t>
      </w:r>
      <w:r w:rsidRPr="009603DF">
        <w:rPr>
          <w:rFonts w:ascii="Times New Roman" w:eastAsia="宋体" w:hAnsi="Times New Roman"/>
        </w:rPr>
        <w:t>秒以内，极大缓解了用户的交互焦虑，达到了企业级商用系统的可用性标准。</w:t>
      </w:r>
    </w:p>
    <w:p w14:paraId="394184CA" w14:textId="77777777" w:rsidR="00BD1B67" w:rsidRPr="009603DF" w:rsidRDefault="00427A71">
      <w:pPr>
        <w:pStyle w:val="af0"/>
        <w:widowControl/>
        <w:adjustRightInd w:val="0"/>
        <w:snapToGrid w:val="0"/>
        <w:spacing w:beforeAutospacing="0" w:after="0" w:afterAutospacing="0" w:line="360" w:lineRule="auto"/>
        <w:ind w:firstLineChars="200" w:firstLine="480"/>
        <w:rPr>
          <w:rFonts w:ascii="Times New Roman" w:eastAsia="宋体" w:hAnsi="Times New Roman"/>
        </w:rPr>
        <w:pPrChange w:id="1560" w:author="Administrator" w:date="2026-04-30T14:22:00Z">
          <w:pPr>
            <w:pStyle w:val="af0"/>
            <w:widowControl/>
            <w:adjustRightInd w:val="0"/>
            <w:snapToGrid w:val="0"/>
            <w:spacing w:beforeAutospacing="0" w:after="0" w:afterAutospacing="0" w:line="360" w:lineRule="auto"/>
            <w:ind w:firstLineChars="200" w:firstLine="420"/>
          </w:pPr>
        </w:pPrChange>
      </w:pPr>
      <w:r w:rsidRPr="00427A71">
        <w:rPr>
          <w:rFonts w:ascii="Times New Roman" w:eastAsia="宋体" w:hAnsi="Times New Roman" w:hint="eastAsia"/>
          <w:rPrChange w:id="1561" w:author="Administrator" w:date="2026-04-30T13:50:00Z">
            <w:rPr>
              <w:rFonts w:ascii="微软雅黑" w:eastAsia="微软雅黑" w:hAnsi="微软雅黑" w:hint="eastAsia"/>
              <w:b/>
              <w:color w:val="000000"/>
              <w:sz w:val="21"/>
              <w:szCs w:val="21"/>
            </w:rPr>
          </w:rPrChange>
        </w:rPr>
        <w:t>（</w:t>
      </w:r>
      <w:r w:rsidRPr="00427A71">
        <w:rPr>
          <w:rFonts w:ascii="Times New Roman" w:eastAsia="宋体" w:hAnsi="Times New Roman" w:hint="eastAsia"/>
          <w:rPrChange w:id="1562" w:author="Administrator" w:date="2026-04-30T13:50:00Z">
            <w:rPr>
              <w:rFonts w:ascii="微软雅黑" w:eastAsia="微软雅黑" w:hAnsi="微软雅黑" w:hint="eastAsia"/>
              <w:b/>
              <w:color w:val="000000"/>
              <w:sz w:val="21"/>
              <w:szCs w:val="21"/>
            </w:rPr>
          </w:rPrChange>
        </w:rPr>
        <w:t>3</w:t>
      </w:r>
      <w:r w:rsidRPr="00427A71">
        <w:rPr>
          <w:rFonts w:ascii="Times New Roman" w:eastAsia="宋体" w:hAnsi="Times New Roman" w:hint="eastAsia"/>
          <w:rPrChange w:id="1563" w:author="Administrator" w:date="2026-04-30T13:50:00Z">
            <w:rPr>
              <w:rFonts w:ascii="微软雅黑" w:eastAsia="微软雅黑" w:hAnsi="微软雅黑" w:hint="eastAsia"/>
              <w:b/>
              <w:color w:val="000000"/>
              <w:sz w:val="21"/>
              <w:szCs w:val="21"/>
            </w:rPr>
          </w:rPrChange>
        </w:rPr>
        <w:t>）构筑了严密的数据安全与资产可视化体系</w:t>
      </w:r>
    </w:p>
    <w:p w14:paraId="218FFBB2"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为保障企业内部数据资产隐私，系统全面抛弃了易遭彩虹表攻击的弱哈希算法，采用带自适应工作因子的</w:t>
      </w:r>
      <w:r w:rsidRPr="009603DF">
        <w:rPr>
          <w:rFonts w:ascii="Times New Roman" w:eastAsia="宋体" w:hAnsi="Times New Roman"/>
        </w:rPr>
        <w:t xml:space="preserve"> bcrypt </w:t>
      </w:r>
      <w:r w:rsidRPr="009603DF">
        <w:rPr>
          <w:rFonts w:ascii="Times New Roman" w:eastAsia="宋体" w:hAnsi="Times New Roman"/>
        </w:rPr>
        <w:t>算法进行密文加盐存储，实现了极高的抗暴力破解能力。此外，系统开发了高度可视化的运营大屏与管理后台，实现了数据层面的宏观统计监控与检索切片的微观透明回溯，为后续通过差评反馈闭环优化知识库提供了完整的工程闭环。</w:t>
      </w:r>
    </w:p>
    <w:p w14:paraId="2BB7ABFD" w14:textId="77777777" w:rsidR="00536B9D" w:rsidRPr="00536B9D" w:rsidRDefault="00582D6B">
      <w:pPr>
        <w:pStyle w:val="21"/>
        <w:rPr>
          <w:rFonts w:hint="eastAsia"/>
          <w:rPrChange w:id="1564" w:author="Administrator" w:date="2026-04-30T13:37:00Z">
            <w:rPr>
              <w:rFonts w:ascii="黑体" w:eastAsia="黑体" w:hAnsi="黑体" w:hint="eastAsia"/>
              <w:sz w:val="28"/>
            </w:rPr>
          </w:rPrChange>
        </w:rPr>
        <w:pPrChange w:id="1565" w:author="Administrator" w:date="2026-04-30T13:37:00Z">
          <w:pPr>
            <w:pStyle w:val="b63ee27f-4cf3-414c-9275-d88e3f90795e"/>
            <w:numPr>
              <w:ilvl w:val="1"/>
              <w:numId w:val="47"/>
            </w:numPr>
            <w:spacing w:line="360" w:lineRule="auto"/>
            <w:ind w:left="450" w:hanging="450"/>
          </w:pPr>
        </w:pPrChange>
      </w:pPr>
      <w:bookmarkStart w:id="1566" w:name="_Toc228451513"/>
      <w:ins w:id="1567" w:author="Administrator" w:date="2026-04-30T13:37:00Z">
        <w:r>
          <w:rPr>
            <w:rFonts w:hint="eastAsia"/>
          </w:rPr>
          <w:t>8.2</w:t>
        </w:r>
      </w:ins>
      <w:r w:rsidR="00427A71" w:rsidRPr="00427A71">
        <w:rPr>
          <w:rFonts w:hint="eastAsia"/>
          <w:rPrChange w:id="1568" w:author="Administrator" w:date="2026-04-30T13:37:00Z">
            <w:rPr>
              <w:rFonts w:ascii="黑体" w:hAnsi="黑体" w:hint="eastAsia"/>
              <w:b w:val="0"/>
              <w:szCs w:val="21"/>
            </w:rPr>
          </w:rPrChange>
        </w:rPr>
        <w:t>研究局限与未来展望</w:t>
      </w:r>
      <w:bookmarkEnd w:id="1566"/>
    </w:p>
    <w:p w14:paraId="404DD7F6"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尽管本系统在多维度的量化评估中达到了预期的精度与低延迟指标，具备了良好的企业级落地基础，但在大模型技术的快速迭代背景下，本系统在长文本极限推理与多模态处理层面仍存在一定的探索空间，未来可从以下三个技术维度进行深化与延展：</w:t>
      </w:r>
    </w:p>
    <w:p w14:paraId="0562C40C"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lastRenderedPageBreak/>
        <w:t>（</w:t>
      </w:r>
      <w:r>
        <w:rPr>
          <w:rFonts w:ascii="Times New Roman" w:eastAsia="宋体" w:hAnsi="Times New Roman" w:hint="eastAsia"/>
        </w:rPr>
        <w:t>1</w:t>
      </w:r>
      <w:r>
        <w:rPr>
          <w:rFonts w:ascii="Times New Roman" w:eastAsia="宋体" w:hAnsi="Times New Roman" w:hint="eastAsia"/>
        </w:rPr>
        <w:t>）</w:t>
      </w:r>
      <w:r w:rsidRPr="009603DF">
        <w:rPr>
          <w:rFonts w:ascii="Times New Roman" w:eastAsia="宋体" w:hAnsi="Times New Roman"/>
        </w:rPr>
        <w:t>引入交叉编码器（</w:t>
      </w:r>
      <w:r w:rsidRPr="009603DF">
        <w:rPr>
          <w:rFonts w:ascii="Times New Roman" w:eastAsia="宋体" w:hAnsi="Times New Roman"/>
        </w:rPr>
        <w:t>Cross-Encoder</w:t>
      </w:r>
      <w:r w:rsidRPr="009603DF">
        <w:rPr>
          <w:rFonts w:ascii="Times New Roman" w:eastAsia="宋体" w:hAnsi="Times New Roman"/>
        </w:rPr>
        <w:t>）的二次重排机制</w:t>
      </w:r>
    </w:p>
    <w:p w14:paraId="3907C55E"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目前系统的检索召回主要依赖</w:t>
      </w:r>
      <w:r w:rsidRPr="009603DF">
        <w:rPr>
          <w:rFonts w:ascii="Times New Roman" w:eastAsia="宋体" w:hAnsi="Times New Roman"/>
        </w:rPr>
        <w:t xml:space="preserve"> FAISS </w:t>
      </w:r>
      <w:r w:rsidRPr="009603DF">
        <w:rPr>
          <w:rFonts w:ascii="Times New Roman" w:eastAsia="宋体" w:hAnsi="Times New Roman"/>
        </w:rPr>
        <w:t>内存级索引与</w:t>
      </w:r>
      <w:r w:rsidRPr="009603DF">
        <w:rPr>
          <w:rFonts w:ascii="Times New Roman" w:eastAsia="宋体" w:hAnsi="Times New Roman"/>
        </w:rPr>
        <w:t xml:space="preserve"> BM25 </w:t>
      </w:r>
      <w:r w:rsidRPr="009603DF">
        <w:rPr>
          <w:rFonts w:ascii="Times New Roman" w:eastAsia="宋体" w:hAnsi="Times New Roman"/>
        </w:rPr>
        <w:t>进行双路粗排。在面对超大规模知识库或语义极其相似的干扰片段时，基于独立计算的余弦夹角度量在细粒度语义区分上存在一定局限。未来计划在现有混合检索管道的尾端，级联引入交叉编码器（如</w:t>
      </w:r>
      <w:r w:rsidRPr="009603DF">
        <w:rPr>
          <w:rFonts w:ascii="Times New Roman" w:eastAsia="宋体" w:hAnsi="Times New Roman"/>
        </w:rPr>
        <w:t xml:space="preserve"> BGE-Reranker</w:t>
      </w:r>
      <w:r w:rsidRPr="009603DF">
        <w:rPr>
          <w:rFonts w:ascii="Times New Roman" w:eastAsia="宋体" w:hAnsi="Times New Roman"/>
        </w:rPr>
        <w:t>）执行二次精排（</w:t>
      </w:r>
      <w:r w:rsidRPr="009603DF">
        <w:rPr>
          <w:rFonts w:ascii="Times New Roman" w:eastAsia="宋体" w:hAnsi="Times New Roman"/>
        </w:rPr>
        <w:t>Rerank</w:t>
      </w:r>
      <w:r w:rsidRPr="009603DF">
        <w:rPr>
          <w:rFonts w:ascii="Times New Roman" w:eastAsia="宋体" w:hAnsi="Times New Roman"/>
        </w:rPr>
        <w:t>）。通过让</w:t>
      </w:r>
      <w:r w:rsidRPr="009603DF">
        <w:rPr>
          <w:rFonts w:ascii="Times New Roman" w:eastAsia="宋体" w:hAnsi="Times New Roman"/>
        </w:rPr>
        <w:t xml:space="preserve"> Query </w:t>
      </w:r>
      <w:r w:rsidRPr="009603DF">
        <w:rPr>
          <w:rFonts w:ascii="Times New Roman" w:eastAsia="宋体" w:hAnsi="Times New Roman"/>
        </w:rPr>
        <w:t>与</w:t>
      </w:r>
      <w:r w:rsidRPr="009603DF">
        <w:rPr>
          <w:rFonts w:ascii="Times New Roman" w:eastAsia="宋体" w:hAnsi="Times New Roman"/>
        </w:rPr>
        <w:t xml:space="preserve"> Document </w:t>
      </w:r>
      <w:r w:rsidRPr="009603DF">
        <w:rPr>
          <w:rFonts w:ascii="Times New Roman" w:eastAsia="宋体" w:hAnsi="Times New Roman"/>
        </w:rPr>
        <w:t>进行深度的底层注意力交互，有望进一步将长难句的诊断准确率突破至</w:t>
      </w:r>
      <w:r w:rsidRPr="009603DF">
        <w:rPr>
          <w:rFonts w:ascii="Times New Roman" w:eastAsia="宋体" w:hAnsi="Times New Roman"/>
        </w:rPr>
        <w:t xml:space="preserve"> 95% </w:t>
      </w:r>
      <w:r w:rsidRPr="009603DF">
        <w:rPr>
          <w:rFonts w:ascii="Times New Roman" w:eastAsia="宋体" w:hAnsi="Times New Roman"/>
        </w:rPr>
        <w:t>以上。</w:t>
      </w:r>
    </w:p>
    <w:p w14:paraId="7A2B8C26"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sidRPr="009603DF">
        <w:rPr>
          <w:rFonts w:ascii="Times New Roman" w:eastAsia="宋体" w:hAnsi="Times New Roman"/>
        </w:rPr>
        <w:t>探索多模态检索增强生成（</w:t>
      </w:r>
      <w:r w:rsidRPr="009603DF">
        <w:rPr>
          <w:rFonts w:ascii="Times New Roman" w:eastAsia="宋体" w:hAnsi="Times New Roman"/>
        </w:rPr>
        <w:t>Vision-RAG</w:t>
      </w:r>
      <w:r w:rsidRPr="009603DF">
        <w:rPr>
          <w:rFonts w:ascii="Times New Roman" w:eastAsia="宋体" w:hAnsi="Times New Roman"/>
        </w:rPr>
        <w:t>）</w:t>
      </w:r>
    </w:p>
    <w:p w14:paraId="73AC884F"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企业真实场景中的高价值文档（如财务报表、精细化工流程图）往往包含密集的图表信息。本系统现有的文本递归切片引擎在处理此类富文本时，会导致空间排版与视觉逻辑的降维甚至丢失。下一阶段的研究将聚焦于多模态</w:t>
      </w:r>
      <w:r w:rsidRPr="009603DF">
        <w:rPr>
          <w:rFonts w:ascii="Times New Roman" w:eastAsia="宋体" w:hAnsi="Times New Roman"/>
        </w:rPr>
        <w:t xml:space="preserve"> RAG </w:t>
      </w:r>
      <w:r w:rsidRPr="009603DF">
        <w:rPr>
          <w:rFonts w:ascii="Times New Roman" w:eastAsia="宋体" w:hAnsi="Times New Roman"/>
        </w:rPr>
        <w:t>技术，尝试整合具备原生视觉解析能力的视觉语言模型（如</w:t>
      </w:r>
      <w:r w:rsidRPr="009603DF">
        <w:rPr>
          <w:rFonts w:ascii="Times New Roman" w:eastAsia="宋体" w:hAnsi="Times New Roman"/>
        </w:rPr>
        <w:t xml:space="preserve"> Qwen-VL</w:t>
      </w:r>
      <w:r w:rsidRPr="009603DF">
        <w:rPr>
          <w:rFonts w:ascii="Times New Roman" w:eastAsia="宋体" w:hAnsi="Times New Roman"/>
        </w:rPr>
        <w:t>），实现图表信息的结构化提取与跨模态对齐，从而补全系统的多模态感知拼图。</w:t>
      </w:r>
    </w:p>
    <w:p w14:paraId="3CF63E4D" w14:textId="77777777" w:rsidR="00BD1B67" w:rsidRPr="009603DF" w:rsidRDefault="00BD1B67" w:rsidP="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3</w:t>
      </w:r>
      <w:r>
        <w:rPr>
          <w:rFonts w:ascii="Times New Roman" w:eastAsia="宋体" w:hAnsi="Times New Roman" w:hint="eastAsia"/>
        </w:rPr>
        <w:t>）</w:t>
      </w:r>
      <w:r w:rsidRPr="009603DF">
        <w:rPr>
          <w:rFonts w:ascii="Times New Roman" w:eastAsia="宋体" w:hAnsi="Times New Roman"/>
        </w:rPr>
        <w:t>迈向分布式的原生向量数据库</w:t>
      </w:r>
    </w:p>
    <w:p w14:paraId="4DC0F6B3" w14:textId="77777777" w:rsidR="005C208D" w:rsidRDefault="00BD1B67">
      <w:pPr>
        <w:pStyle w:val="af0"/>
        <w:widowControl/>
        <w:adjustRightInd w:val="0"/>
        <w:snapToGrid w:val="0"/>
        <w:spacing w:beforeAutospacing="0" w:after="0" w:afterAutospacing="0" w:line="360" w:lineRule="auto"/>
        <w:ind w:firstLineChars="200" w:firstLine="480"/>
        <w:rPr>
          <w:rFonts w:ascii="Times New Roman" w:eastAsia="宋体" w:hAnsi="Times New Roman"/>
        </w:rPr>
      </w:pPr>
      <w:r w:rsidRPr="009603DF">
        <w:rPr>
          <w:rFonts w:ascii="Times New Roman" w:eastAsia="宋体" w:hAnsi="Times New Roman"/>
        </w:rPr>
        <w:t>受限于当前的算力与存储约束，本系统采用了</w:t>
      </w:r>
      <w:r w:rsidRPr="009603DF">
        <w:rPr>
          <w:rFonts w:ascii="Times New Roman" w:eastAsia="宋体" w:hAnsi="Times New Roman"/>
        </w:rPr>
        <w:t xml:space="preserve">“MySQL JSON </w:t>
      </w:r>
      <w:r w:rsidRPr="009603DF">
        <w:rPr>
          <w:rFonts w:ascii="Times New Roman" w:eastAsia="宋体" w:hAnsi="Times New Roman"/>
        </w:rPr>
        <w:t>字段</w:t>
      </w:r>
      <w:r w:rsidRPr="009603DF">
        <w:rPr>
          <w:rFonts w:ascii="Times New Roman" w:eastAsia="宋体" w:hAnsi="Times New Roman"/>
        </w:rPr>
        <w:t xml:space="preserve"> + FAISS </w:t>
      </w:r>
      <w:r w:rsidRPr="009603DF">
        <w:rPr>
          <w:rFonts w:ascii="Times New Roman" w:eastAsia="宋体" w:hAnsi="Times New Roman"/>
        </w:rPr>
        <w:t>内存索引</w:t>
      </w:r>
      <w:r w:rsidRPr="009603DF">
        <w:rPr>
          <w:rFonts w:ascii="Times New Roman" w:eastAsia="宋体" w:hAnsi="Times New Roman"/>
        </w:rPr>
        <w:t>”</w:t>
      </w:r>
      <w:r w:rsidRPr="009603DF">
        <w:rPr>
          <w:rFonts w:ascii="Times New Roman" w:eastAsia="宋体" w:hAnsi="Times New Roman"/>
        </w:rPr>
        <w:t>的轻量化设计，该架构在十万级切片规模下运行高效。然而，面向未来可能膨胀至千万级别的海量企业知识资产，单机内存消耗将不可避免地成为性能瓶颈。后续的架构重构计划引入原生的分布式向量数据库（如</w:t>
      </w:r>
      <w:r w:rsidRPr="009603DF">
        <w:rPr>
          <w:rFonts w:ascii="Times New Roman" w:eastAsia="宋体" w:hAnsi="Times New Roman"/>
        </w:rPr>
        <w:t xml:space="preserve"> Milvus </w:t>
      </w:r>
      <w:r w:rsidRPr="009603DF">
        <w:rPr>
          <w:rFonts w:ascii="Times New Roman" w:eastAsia="宋体" w:hAnsi="Times New Roman"/>
        </w:rPr>
        <w:t>或</w:t>
      </w:r>
      <w:r w:rsidRPr="009603DF">
        <w:rPr>
          <w:rFonts w:ascii="Times New Roman" w:eastAsia="宋体" w:hAnsi="Times New Roman"/>
        </w:rPr>
        <w:t xml:space="preserve"> Qdrant</w:t>
      </w:r>
      <w:r w:rsidRPr="009603DF">
        <w:rPr>
          <w:rFonts w:ascii="Times New Roman" w:eastAsia="宋体" w:hAnsi="Times New Roman"/>
        </w:rPr>
        <w:t>），以支撑更复杂的标量混合过滤与高可用集群部署，彻底释放企业级知识管理的潜力。</w:t>
      </w:r>
    </w:p>
    <w:p w14:paraId="7EC50BFD" w14:textId="77777777" w:rsidR="00BD1B67" w:rsidRPr="00BD1B67" w:rsidRDefault="00BD1B67">
      <w:pPr>
        <w:widowControl/>
        <w:spacing w:line="240" w:lineRule="auto"/>
        <w:ind w:firstLineChars="0" w:firstLine="0"/>
        <w:jc w:val="left"/>
        <w:rPr>
          <w:rFonts w:eastAsia="黑体"/>
          <w:sz w:val="28"/>
          <w:szCs w:val="28"/>
        </w:rPr>
      </w:pPr>
    </w:p>
    <w:p w14:paraId="6869D661" w14:textId="77777777" w:rsidR="00BD1B67" w:rsidDel="00F4551D" w:rsidRDefault="00BD1B67">
      <w:pPr>
        <w:widowControl/>
        <w:spacing w:line="240" w:lineRule="auto"/>
        <w:ind w:firstLineChars="0" w:firstLine="0"/>
        <w:jc w:val="left"/>
        <w:rPr>
          <w:del w:id="1569" w:author="梦 毛" w:date="2026-05-01T01:55:00Z" w16du:dateUtc="2026-04-30T17:55:00Z"/>
          <w:rFonts w:eastAsia="黑体"/>
          <w:sz w:val="28"/>
          <w:szCs w:val="28"/>
        </w:rPr>
      </w:pPr>
      <w:r>
        <w:rPr>
          <w:sz w:val="28"/>
          <w:szCs w:val="28"/>
        </w:rPr>
        <w:br w:type="page"/>
      </w:r>
    </w:p>
    <w:p w14:paraId="3F522F9D" w14:textId="74248146" w:rsidR="00376D15" w:rsidDel="000F4B51" w:rsidRDefault="00BD1B67">
      <w:pPr>
        <w:pStyle w:val="1"/>
        <w:rPr>
          <w:del w:id="1570" w:author="梦 毛" w:date="2026-05-01T01:47:00Z" w16du:dateUtc="2026-04-30T17:47:00Z"/>
          <w:moveFrom w:id="1571" w:author="梦 毛" w:date="2026-05-01T01:43:00Z" w16du:dateUtc="2026-04-30T17:43:00Z"/>
          <w:sz w:val="28"/>
          <w:szCs w:val="28"/>
        </w:rPr>
      </w:pPr>
      <w:bookmarkStart w:id="1572" w:name="_Toc228451514"/>
      <w:moveFromRangeStart w:id="1573" w:author="梦 毛" w:date="2026-05-01T01:43:00Z" w:name="move228492208"/>
      <w:moveFrom w:id="1574" w:author="梦 毛" w:date="2026-05-01T01:43:00Z" w16du:dateUtc="2026-04-30T17:43:00Z">
        <w:del w:id="1575" w:author="梦 毛" w:date="2026-05-01T01:47:00Z" w16du:dateUtc="2026-04-30T17:47:00Z">
          <w:r w:rsidDel="000F4B51">
            <w:rPr>
              <w:rFonts w:hint="eastAsia"/>
              <w:sz w:val="28"/>
              <w:szCs w:val="28"/>
            </w:rPr>
            <w:delText>参考文献</w:delText>
          </w:r>
          <w:bookmarkEnd w:id="297"/>
          <w:bookmarkEnd w:id="1572"/>
        </w:del>
      </w:moveFrom>
    </w:p>
    <w:p w14:paraId="4EF974D9" w14:textId="37804D25" w:rsidR="00376D15" w:rsidDel="000F4B51" w:rsidRDefault="00376D15">
      <w:pPr>
        <w:snapToGrid w:val="0"/>
        <w:ind w:firstLine="482"/>
        <w:jc w:val="left"/>
        <w:rPr>
          <w:del w:id="1576" w:author="梦 毛" w:date="2026-05-01T01:47:00Z" w16du:dateUtc="2026-04-30T17:47:00Z"/>
          <w:moveFrom w:id="1577" w:author="梦 毛" w:date="2026-05-01T01:43:00Z" w16du:dateUtc="2026-04-30T17:43:00Z"/>
          <w:rFonts w:eastAsia="楷体_GB2312"/>
          <w:b/>
        </w:rPr>
        <w:pPrChange w:id="1578" w:author="梦 毛" w:date="2026-05-01T00:36:00Z" w16du:dateUtc="2026-04-30T16:36:00Z">
          <w:pPr>
            <w:snapToGrid w:val="0"/>
            <w:ind w:firstLine="482"/>
            <w:jc w:val="center"/>
          </w:pPr>
        </w:pPrChange>
      </w:pPr>
    </w:p>
    <w:p w14:paraId="5304885D" w14:textId="6BE3BB9E" w:rsidR="00376D15" w:rsidDel="000F4B51" w:rsidRDefault="00BD1B67">
      <w:pPr>
        <w:snapToGrid w:val="0"/>
        <w:ind w:firstLine="420"/>
        <w:rPr>
          <w:del w:id="1579" w:author="梦 毛" w:date="2026-05-01T01:47:00Z" w16du:dateUtc="2026-04-30T17:47:00Z"/>
          <w:moveFrom w:id="1580" w:author="梦 毛" w:date="2026-05-01T01:43:00Z" w16du:dateUtc="2026-04-30T17:43:00Z"/>
          <w:sz w:val="21"/>
          <w:szCs w:val="21"/>
        </w:rPr>
        <w:sectPr w:rsidR="00376D15" w:rsidDel="000F4B51">
          <w:headerReference w:type="even" r:id="rId52"/>
          <w:headerReference w:type="default" r:id="rId53"/>
          <w:footerReference w:type="default" r:id="rId54"/>
          <w:headerReference w:type="first" r:id="rId55"/>
          <w:footerReference w:type="first" r:id="rId56"/>
          <w:pgSz w:w="11906" w:h="16838"/>
          <w:pgMar w:top="1701" w:right="1134" w:bottom="1701" w:left="1418" w:header="851" w:footer="992" w:gutter="0"/>
          <w:cols w:space="720"/>
          <w:docGrid w:linePitch="326"/>
        </w:sectPr>
      </w:pPr>
      <w:moveFrom w:id="1581" w:author="梦 毛" w:date="2026-05-01T01:43:00Z" w16du:dateUtc="2026-04-30T17:43:00Z">
        <w:del w:id="1582" w:author="梦 毛" w:date="2026-05-01T01:47:00Z" w16du:dateUtc="2026-04-30T17:47:00Z">
          <w:r w:rsidDel="000F4B51">
            <w:rPr>
              <w:sz w:val="21"/>
              <w:szCs w:val="21"/>
            </w:rPr>
            <w:delText>.</w:delText>
          </w:r>
        </w:del>
      </w:moveFrom>
    </w:p>
    <w:p w14:paraId="6FF04853" w14:textId="3B3F1310" w:rsidR="00376D15" w:rsidDel="000F4B51" w:rsidRDefault="00BD1B67">
      <w:pPr>
        <w:pStyle w:val="1"/>
        <w:rPr>
          <w:del w:id="1583" w:author="梦 毛" w:date="2026-05-01T01:46:00Z" w16du:dateUtc="2026-04-30T17:46:00Z"/>
          <w:sz w:val="28"/>
          <w:szCs w:val="28"/>
        </w:rPr>
      </w:pPr>
      <w:bookmarkStart w:id="1584" w:name="_Toc227688003"/>
      <w:bookmarkStart w:id="1585" w:name="_Toc228451515"/>
      <w:moveFromRangeEnd w:id="1573"/>
      <w:del w:id="1586" w:author="梦 毛" w:date="2026-05-01T01:46:00Z" w16du:dateUtc="2026-04-30T17:46:00Z">
        <w:r w:rsidDel="000F4B51">
          <w:rPr>
            <w:rFonts w:hint="eastAsia"/>
            <w:sz w:val="28"/>
            <w:szCs w:val="28"/>
          </w:rPr>
          <w:delText>指导教师简介</w:delText>
        </w:r>
        <w:bookmarkEnd w:id="1584"/>
        <w:bookmarkEnd w:id="1585"/>
      </w:del>
    </w:p>
    <w:p w14:paraId="7013919C" w14:textId="167066CD" w:rsidR="000F4B51" w:rsidRPr="00A95812" w:rsidRDefault="000F4B51">
      <w:pPr>
        <w:widowControl/>
        <w:spacing w:line="240" w:lineRule="auto"/>
        <w:ind w:firstLineChars="0" w:firstLine="0"/>
        <w:jc w:val="left"/>
        <w:sectPr w:rsidR="000F4B51" w:rsidRPr="00A95812">
          <w:headerReference w:type="even" r:id="rId57"/>
          <w:headerReference w:type="default" r:id="rId58"/>
          <w:footerReference w:type="default" r:id="rId59"/>
          <w:headerReference w:type="first" r:id="rId60"/>
          <w:footerReference w:type="first" r:id="rId61"/>
          <w:pgSz w:w="11906" w:h="16838"/>
          <w:pgMar w:top="1701" w:right="1134" w:bottom="1701" w:left="1418" w:header="851" w:footer="992" w:gutter="0"/>
          <w:cols w:space="720"/>
          <w:docGrid w:linePitch="326"/>
        </w:sectPr>
        <w:pPrChange w:id="1587" w:author="梦 毛" w:date="2026-05-01T01:55:00Z" w16du:dateUtc="2026-04-30T17:55:00Z">
          <w:pPr>
            <w:snapToGrid w:val="0"/>
            <w:ind w:firstLine="480"/>
            <w:jc w:val="center"/>
          </w:pPr>
        </w:pPrChange>
      </w:pPr>
    </w:p>
    <w:p w14:paraId="19D3ADA1" w14:textId="46D179B5" w:rsidR="00F4551D" w:rsidRPr="00F4551D" w:rsidRDefault="000F4B51" w:rsidP="00F4551D">
      <w:pPr>
        <w:pStyle w:val="1"/>
        <w:rPr>
          <w:ins w:id="1588" w:author="梦 毛" w:date="2026-05-01T01:47:00Z" w16du:dateUtc="2026-04-30T17:47:00Z"/>
          <w:sz w:val="28"/>
          <w:szCs w:val="28"/>
        </w:rPr>
      </w:pPr>
      <w:bookmarkStart w:id="1589" w:name="_Toc227688004"/>
      <w:bookmarkStart w:id="1590" w:name="_Toc228451516"/>
      <w:ins w:id="1591" w:author="梦 毛" w:date="2026-05-01T01:47:00Z" w16du:dateUtc="2026-04-30T17:47:00Z">
        <w:r>
          <w:rPr>
            <w:rFonts w:hint="eastAsia"/>
            <w:sz w:val="28"/>
            <w:szCs w:val="28"/>
          </w:rPr>
          <w:lastRenderedPageBreak/>
          <w:t>参考文献</w:t>
        </w:r>
      </w:ins>
    </w:p>
    <w:p w14:paraId="184828FC" w14:textId="77777777" w:rsidR="000F4B51" w:rsidRPr="00FD52B1" w:rsidRDefault="000F4B51" w:rsidP="000F4B51">
      <w:pPr>
        <w:autoSpaceDE w:val="0"/>
        <w:autoSpaceDN w:val="0"/>
        <w:adjustRightInd w:val="0"/>
        <w:spacing w:line="240" w:lineRule="auto"/>
        <w:ind w:firstLineChars="0" w:firstLine="0"/>
        <w:jc w:val="left"/>
        <w:rPr>
          <w:ins w:id="1592" w:author="梦 毛" w:date="2026-05-01T01:47:00Z" w16du:dateUtc="2026-04-30T17:47:00Z"/>
          <w:kern w:val="0"/>
        </w:rPr>
      </w:pPr>
      <w:ins w:id="1593" w:author="梦 毛" w:date="2026-05-01T01:47:00Z" w16du:dateUtc="2026-04-30T17:47:00Z">
        <w:r>
          <w:rPr>
            <w:rFonts w:eastAsia="黑体"/>
            <w:sz w:val="28"/>
            <w:szCs w:val="28"/>
          </w:rPr>
          <w:fldChar w:fldCharType="begin"/>
        </w:r>
        <w:r>
          <w:rPr>
            <w:rFonts w:eastAsia="黑体"/>
            <w:sz w:val="28"/>
            <w:szCs w:val="28"/>
          </w:rPr>
          <w:instrText xml:space="preserve"> ADDIN NE.Bib</w:instrText>
        </w:r>
        <w:r>
          <w:rPr>
            <w:rFonts w:eastAsia="黑体"/>
            <w:sz w:val="28"/>
            <w:szCs w:val="28"/>
          </w:rPr>
          <w:fldChar w:fldCharType="separate"/>
        </w:r>
      </w:ins>
    </w:p>
    <w:p w14:paraId="235914C1" w14:textId="77777777" w:rsidR="000F4B51" w:rsidRDefault="000F4B51" w:rsidP="000F4B51">
      <w:pPr>
        <w:autoSpaceDE w:val="0"/>
        <w:autoSpaceDN w:val="0"/>
        <w:adjustRightInd w:val="0"/>
        <w:spacing w:line="240" w:lineRule="auto"/>
        <w:ind w:firstLineChars="0" w:firstLine="0"/>
        <w:rPr>
          <w:ins w:id="1594" w:author="梦 毛" w:date="2026-05-01T01:47:00Z" w16du:dateUtc="2026-04-30T17:47:00Z"/>
          <w:kern w:val="0"/>
        </w:rPr>
      </w:pPr>
      <w:ins w:id="1595" w:author="梦 毛" w:date="2026-05-01T01:47:00Z" w16du:dateUtc="2026-04-30T17:47:00Z">
        <w:r>
          <w:rPr>
            <w:color w:val="000000"/>
            <w:kern w:val="0"/>
            <w:sz w:val="20"/>
            <w:szCs w:val="20"/>
          </w:rPr>
          <w:t xml:space="preserve"> [1].</w:t>
        </w:r>
        <w:r>
          <w:rPr>
            <w:color w:val="000000"/>
            <w:kern w:val="0"/>
            <w:sz w:val="20"/>
            <w:szCs w:val="20"/>
          </w:rPr>
          <w:tab/>
        </w:r>
        <w:bookmarkStart w:id="1596" w:name="_neb2025EDC4_6587_497D_9FCD_06A7FEAB4080"/>
        <w:r>
          <w:rPr>
            <w:rFonts w:ascii="宋体" w:cs="宋体" w:hint="eastAsia"/>
            <w:color w:val="000000"/>
            <w:kern w:val="0"/>
            <w:sz w:val="20"/>
            <w:szCs w:val="20"/>
          </w:rPr>
          <w:t>董晶晶</w:t>
        </w:r>
        <w:r>
          <w:rPr>
            <w:color w:val="000000"/>
            <w:kern w:val="0"/>
            <w:sz w:val="20"/>
            <w:szCs w:val="20"/>
          </w:rPr>
          <w:t xml:space="preserve">, </w:t>
        </w:r>
        <w:r>
          <w:rPr>
            <w:rFonts w:ascii="宋体" w:cs="宋体" w:hint="eastAsia"/>
            <w:color w:val="000000"/>
            <w:kern w:val="0"/>
            <w:sz w:val="20"/>
            <w:szCs w:val="20"/>
          </w:rPr>
          <w:t>数字化转型背景下建筑企业知识管理能力评价研究</w:t>
        </w:r>
        <w:r>
          <w:rPr>
            <w:color w:val="000000"/>
            <w:kern w:val="0"/>
            <w:sz w:val="20"/>
            <w:szCs w:val="20"/>
          </w:rPr>
          <w:t xml:space="preserve">, 2025, </w:t>
        </w:r>
        <w:r>
          <w:rPr>
            <w:rFonts w:ascii="宋体" w:cs="宋体" w:hint="eastAsia"/>
            <w:color w:val="000000"/>
            <w:kern w:val="0"/>
            <w:sz w:val="20"/>
            <w:szCs w:val="20"/>
          </w:rPr>
          <w:t>青岛理工大学</w:t>
        </w:r>
        <w:r>
          <w:rPr>
            <w:color w:val="000000"/>
            <w:kern w:val="0"/>
            <w:sz w:val="20"/>
            <w:szCs w:val="20"/>
          </w:rPr>
          <w:t>.</w:t>
        </w:r>
        <w:bookmarkEnd w:id="1596"/>
      </w:ins>
    </w:p>
    <w:p w14:paraId="2B7DF559" w14:textId="77777777" w:rsidR="000F4B51" w:rsidRDefault="000F4B51" w:rsidP="000F4B51">
      <w:pPr>
        <w:autoSpaceDE w:val="0"/>
        <w:autoSpaceDN w:val="0"/>
        <w:adjustRightInd w:val="0"/>
        <w:spacing w:line="240" w:lineRule="auto"/>
        <w:ind w:firstLineChars="0" w:firstLine="0"/>
        <w:rPr>
          <w:ins w:id="1597" w:author="梦 毛" w:date="2026-05-01T01:47:00Z" w16du:dateUtc="2026-04-30T17:47:00Z"/>
          <w:kern w:val="0"/>
        </w:rPr>
      </w:pPr>
      <w:ins w:id="1598" w:author="梦 毛" w:date="2026-05-01T01:47:00Z" w16du:dateUtc="2026-04-30T17:47:00Z">
        <w:r>
          <w:rPr>
            <w:color w:val="000000"/>
            <w:kern w:val="0"/>
            <w:sz w:val="20"/>
            <w:szCs w:val="20"/>
          </w:rPr>
          <w:t xml:space="preserve"> [2].</w:t>
        </w:r>
        <w:r>
          <w:rPr>
            <w:color w:val="000000"/>
            <w:kern w:val="0"/>
            <w:sz w:val="20"/>
            <w:szCs w:val="20"/>
          </w:rPr>
          <w:tab/>
        </w:r>
        <w:bookmarkStart w:id="1599" w:name="_neb630A4662_9B03_4E4C_92F9_A2E36C0E605F"/>
        <w:r>
          <w:rPr>
            <w:rFonts w:ascii="宋体" w:cs="宋体" w:hint="eastAsia"/>
            <w:color w:val="000000"/>
            <w:kern w:val="0"/>
            <w:sz w:val="20"/>
            <w:szCs w:val="20"/>
          </w:rPr>
          <w:t>焦时儒</w:t>
        </w:r>
        <w:r>
          <w:rPr>
            <w:color w:val="000000"/>
            <w:kern w:val="0"/>
            <w:sz w:val="20"/>
            <w:szCs w:val="20"/>
          </w:rPr>
          <w:t xml:space="preserve">, </w:t>
        </w:r>
        <w:r>
          <w:rPr>
            <w:rFonts w:ascii="宋体" w:cs="宋体" w:hint="eastAsia"/>
            <w:color w:val="000000"/>
            <w:kern w:val="0"/>
            <w:sz w:val="20"/>
            <w:szCs w:val="20"/>
          </w:rPr>
          <w:t>基于检索增强生成技术的企业知识管理系统研究</w:t>
        </w:r>
        <w:r>
          <w:rPr>
            <w:color w:val="000000"/>
            <w:kern w:val="0"/>
            <w:sz w:val="20"/>
            <w:szCs w:val="20"/>
          </w:rPr>
          <w:t xml:space="preserve">. </w:t>
        </w:r>
        <w:r>
          <w:rPr>
            <w:rFonts w:ascii="宋体" w:cs="宋体" w:hint="eastAsia"/>
            <w:color w:val="000000"/>
            <w:kern w:val="0"/>
            <w:sz w:val="20"/>
            <w:szCs w:val="20"/>
          </w:rPr>
          <w:t>通信世界</w:t>
        </w:r>
        <w:r>
          <w:rPr>
            <w:color w:val="000000"/>
            <w:kern w:val="0"/>
            <w:sz w:val="20"/>
            <w:szCs w:val="20"/>
          </w:rPr>
          <w:t xml:space="preserve">, 2025(16): </w:t>
        </w:r>
        <w:r>
          <w:rPr>
            <w:rFonts w:ascii="宋体" w:cs="宋体" w:hint="eastAsia"/>
            <w:color w:val="000000"/>
            <w:kern w:val="0"/>
            <w:sz w:val="20"/>
            <w:szCs w:val="20"/>
          </w:rPr>
          <w:t>第</w:t>
        </w:r>
        <w:r>
          <w:rPr>
            <w:color w:val="000000"/>
            <w:kern w:val="0"/>
            <w:sz w:val="20"/>
            <w:szCs w:val="20"/>
          </w:rPr>
          <w:t>45-48</w:t>
        </w:r>
        <w:r>
          <w:rPr>
            <w:rFonts w:ascii="宋体" w:cs="宋体" w:hint="eastAsia"/>
            <w:color w:val="000000"/>
            <w:kern w:val="0"/>
            <w:sz w:val="20"/>
            <w:szCs w:val="20"/>
          </w:rPr>
          <w:t>页</w:t>
        </w:r>
        <w:r>
          <w:rPr>
            <w:color w:val="000000"/>
            <w:kern w:val="0"/>
            <w:sz w:val="20"/>
            <w:szCs w:val="20"/>
          </w:rPr>
          <w:t>.</w:t>
        </w:r>
        <w:bookmarkEnd w:id="1599"/>
      </w:ins>
    </w:p>
    <w:p w14:paraId="1A3A2AE1" w14:textId="77777777" w:rsidR="000F4B51" w:rsidRDefault="000F4B51" w:rsidP="000F4B51">
      <w:pPr>
        <w:autoSpaceDE w:val="0"/>
        <w:autoSpaceDN w:val="0"/>
        <w:adjustRightInd w:val="0"/>
        <w:spacing w:line="240" w:lineRule="auto"/>
        <w:ind w:firstLineChars="0" w:firstLine="0"/>
        <w:rPr>
          <w:ins w:id="1600" w:author="梦 毛" w:date="2026-05-01T01:47:00Z" w16du:dateUtc="2026-04-30T17:47:00Z"/>
          <w:kern w:val="0"/>
        </w:rPr>
      </w:pPr>
      <w:ins w:id="1601" w:author="梦 毛" w:date="2026-05-01T01:47:00Z" w16du:dateUtc="2026-04-30T17:47:00Z">
        <w:r>
          <w:rPr>
            <w:color w:val="000000"/>
            <w:kern w:val="0"/>
            <w:sz w:val="20"/>
            <w:szCs w:val="20"/>
          </w:rPr>
          <w:t xml:space="preserve"> [3].</w:t>
        </w:r>
        <w:r>
          <w:rPr>
            <w:color w:val="000000"/>
            <w:kern w:val="0"/>
            <w:sz w:val="20"/>
            <w:szCs w:val="20"/>
          </w:rPr>
          <w:tab/>
        </w:r>
        <w:bookmarkStart w:id="1602" w:name="_neb2DED7055_EBE0_4838_ABFF_9234233DE14E"/>
        <w:r>
          <w:rPr>
            <w:rFonts w:ascii="宋体" w:cs="宋体" w:hint="eastAsia"/>
            <w:color w:val="000000"/>
            <w:kern w:val="0"/>
            <w:sz w:val="20"/>
            <w:szCs w:val="20"/>
          </w:rPr>
          <w:t>陈厚创</w:t>
        </w:r>
        <w:r>
          <w:rPr>
            <w:color w:val="000000"/>
            <w:kern w:val="0"/>
            <w:sz w:val="20"/>
            <w:szCs w:val="20"/>
          </w:rPr>
          <w:t xml:space="preserve">, </w:t>
        </w:r>
        <w:r>
          <w:rPr>
            <w:rFonts w:ascii="宋体" w:cs="宋体" w:hint="eastAsia"/>
            <w:color w:val="000000"/>
            <w:kern w:val="0"/>
            <w:sz w:val="20"/>
            <w:szCs w:val="20"/>
          </w:rPr>
          <w:t>基于大语言模型与检索增强生成的企业知识库问答系统</w:t>
        </w:r>
        <w:r>
          <w:rPr>
            <w:color w:val="000000"/>
            <w:kern w:val="0"/>
            <w:sz w:val="20"/>
            <w:szCs w:val="20"/>
          </w:rPr>
          <w:t xml:space="preserve">. </w:t>
        </w:r>
        <w:r>
          <w:rPr>
            <w:rFonts w:ascii="宋体" w:cs="宋体" w:hint="eastAsia"/>
            <w:color w:val="000000"/>
            <w:kern w:val="0"/>
            <w:sz w:val="20"/>
            <w:szCs w:val="20"/>
          </w:rPr>
          <w:t>电子质量</w:t>
        </w:r>
        <w:r>
          <w:rPr>
            <w:color w:val="000000"/>
            <w:kern w:val="0"/>
            <w:sz w:val="20"/>
            <w:szCs w:val="20"/>
          </w:rPr>
          <w:t xml:space="preserve">, 2025(12): </w:t>
        </w:r>
        <w:r>
          <w:rPr>
            <w:rFonts w:ascii="宋体" w:cs="宋体" w:hint="eastAsia"/>
            <w:color w:val="000000"/>
            <w:kern w:val="0"/>
            <w:sz w:val="20"/>
            <w:szCs w:val="20"/>
          </w:rPr>
          <w:t>第</w:t>
        </w:r>
        <w:r>
          <w:rPr>
            <w:color w:val="000000"/>
            <w:kern w:val="0"/>
            <w:sz w:val="20"/>
            <w:szCs w:val="20"/>
          </w:rPr>
          <w:t>13-18</w:t>
        </w:r>
        <w:r>
          <w:rPr>
            <w:rFonts w:ascii="宋体" w:cs="宋体" w:hint="eastAsia"/>
            <w:color w:val="000000"/>
            <w:kern w:val="0"/>
            <w:sz w:val="20"/>
            <w:szCs w:val="20"/>
          </w:rPr>
          <w:t>页</w:t>
        </w:r>
        <w:r>
          <w:rPr>
            <w:color w:val="000000"/>
            <w:kern w:val="0"/>
            <w:sz w:val="20"/>
            <w:szCs w:val="20"/>
          </w:rPr>
          <w:t>.</w:t>
        </w:r>
        <w:bookmarkEnd w:id="1602"/>
      </w:ins>
    </w:p>
    <w:p w14:paraId="448BC185" w14:textId="77777777" w:rsidR="000F4B51" w:rsidRDefault="000F4B51" w:rsidP="000F4B51">
      <w:pPr>
        <w:autoSpaceDE w:val="0"/>
        <w:autoSpaceDN w:val="0"/>
        <w:adjustRightInd w:val="0"/>
        <w:spacing w:line="240" w:lineRule="auto"/>
        <w:ind w:firstLineChars="0" w:firstLine="0"/>
        <w:rPr>
          <w:ins w:id="1603" w:author="梦 毛" w:date="2026-05-01T01:47:00Z" w16du:dateUtc="2026-04-30T17:47:00Z"/>
          <w:kern w:val="0"/>
        </w:rPr>
      </w:pPr>
      <w:ins w:id="1604" w:author="梦 毛" w:date="2026-05-01T01:47:00Z" w16du:dateUtc="2026-04-30T17:47:00Z">
        <w:r>
          <w:rPr>
            <w:color w:val="000000"/>
            <w:kern w:val="0"/>
            <w:sz w:val="20"/>
            <w:szCs w:val="20"/>
          </w:rPr>
          <w:t xml:space="preserve"> [4].</w:t>
        </w:r>
        <w:r>
          <w:rPr>
            <w:color w:val="000000"/>
            <w:kern w:val="0"/>
            <w:sz w:val="20"/>
            <w:szCs w:val="20"/>
          </w:rPr>
          <w:tab/>
        </w:r>
        <w:bookmarkStart w:id="1605" w:name="_nebFC70E9A8_9E40_4CB8_B3A0_C224C392AFE3"/>
        <w:r>
          <w:rPr>
            <w:rFonts w:ascii="宋体" w:cs="宋体" w:hint="eastAsia"/>
            <w:color w:val="000000"/>
            <w:kern w:val="0"/>
            <w:sz w:val="20"/>
            <w:szCs w:val="20"/>
          </w:rPr>
          <w:t>姜嘉伟</w:t>
        </w:r>
        <w:r>
          <w:rPr>
            <w:color w:val="000000"/>
            <w:kern w:val="0"/>
            <w:sz w:val="20"/>
            <w:szCs w:val="20"/>
          </w:rPr>
          <w:t xml:space="preserve">, </w:t>
        </w:r>
        <w:r>
          <w:rPr>
            <w:rFonts w:ascii="宋体" w:cs="宋体" w:hint="eastAsia"/>
            <w:color w:val="000000"/>
            <w:kern w:val="0"/>
            <w:sz w:val="20"/>
            <w:szCs w:val="20"/>
          </w:rPr>
          <w:t>基于</w:t>
        </w:r>
        <w:r>
          <w:rPr>
            <w:color w:val="000000"/>
            <w:kern w:val="0"/>
            <w:sz w:val="20"/>
            <w:szCs w:val="20"/>
          </w:rPr>
          <w:t>Langchain-LLMs</w:t>
        </w:r>
        <w:r>
          <w:rPr>
            <w:rFonts w:ascii="宋体" w:cs="宋体" w:hint="eastAsia"/>
            <w:color w:val="000000"/>
            <w:kern w:val="0"/>
            <w:sz w:val="20"/>
            <w:szCs w:val="20"/>
          </w:rPr>
          <w:t>框架的智能问答系统的设计与实现</w:t>
        </w:r>
        <w:r>
          <w:rPr>
            <w:color w:val="000000"/>
            <w:kern w:val="0"/>
            <w:sz w:val="20"/>
            <w:szCs w:val="20"/>
          </w:rPr>
          <w:t xml:space="preserve">, 2024, </w:t>
        </w:r>
        <w:r>
          <w:rPr>
            <w:rFonts w:ascii="宋体" w:cs="宋体" w:hint="eastAsia"/>
            <w:color w:val="000000"/>
            <w:kern w:val="0"/>
            <w:sz w:val="20"/>
            <w:szCs w:val="20"/>
          </w:rPr>
          <w:t>延边大学</w:t>
        </w:r>
        <w:r>
          <w:rPr>
            <w:color w:val="000000"/>
            <w:kern w:val="0"/>
            <w:sz w:val="20"/>
            <w:szCs w:val="20"/>
          </w:rPr>
          <w:t>.</w:t>
        </w:r>
        <w:bookmarkEnd w:id="1605"/>
      </w:ins>
    </w:p>
    <w:p w14:paraId="408BE59B" w14:textId="77777777" w:rsidR="000F4B51" w:rsidRDefault="000F4B51" w:rsidP="000F4B51">
      <w:pPr>
        <w:autoSpaceDE w:val="0"/>
        <w:autoSpaceDN w:val="0"/>
        <w:adjustRightInd w:val="0"/>
        <w:spacing w:line="240" w:lineRule="auto"/>
        <w:ind w:firstLineChars="0" w:firstLine="0"/>
        <w:rPr>
          <w:ins w:id="1606" w:author="梦 毛" w:date="2026-05-01T01:47:00Z" w16du:dateUtc="2026-04-30T17:47:00Z"/>
          <w:kern w:val="0"/>
        </w:rPr>
      </w:pPr>
      <w:ins w:id="1607" w:author="梦 毛" w:date="2026-05-01T01:47:00Z" w16du:dateUtc="2026-04-30T17:47:00Z">
        <w:r>
          <w:rPr>
            <w:color w:val="000000"/>
            <w:kern w:val="0"/>
            <w:sz w:val="20"/>
            <w:szCs w:val="20"/>
          </w:rPr>
          <w:t xml:space="preserve"> [5].</w:t>
        </w:r>
        <w:r>
          <w:rPr>
            <w:color w:val="000000"/>
            <w:kern w:val="0"/>
            <w:sz w:val="20"/>
            <w:szCs w:val="20"/>
          </w:rPr>
          <w:tab/>
        </w:r>
        <w:bookmarkStart w:id="1608" w:name="_neb6288A914_FC60_4339_8325_14FA4836D89D"/>
        <w:r>
          <w:rPr>
            <w:rFonts w:ascii="宋体" w:cs="宋体" w:hint="eastAsia"/>
            <w:color w:val="000000"/>
            <w:kern w:val="0"/>
            <w:sz w:val="20"/>
            <w:szCs w:val="20"/>
          </w:rPr>
          <w:t>曹启航与郑欣</w:t>
        </w:r>
        <w:r>
          <w:rPr>
            <w:color w:val="000000"/>
            <w:kern w:val="0"/>
            <w:sz w:val="20"/>
            <w:szCs w:val="20"/>
          </w:rPr>
          <w:t xml:space="preserve">, </w:t>
        </w:r>
        <w:r>
          <w:rPr>
            <w:rFonts w:ascii="宋体" w:cs="宋体" w:hint="eastAsia"/>
            <w:color w:val="000000"/>
            <w:kern w:val="0"/>
            <w:sz w:val="20"/>
            <w:szCs w:val="20"/>
          </w:rPr>
          <w:t>面向</w:t>
        </w:r>
        <w:r>
          <w:rPr>
            <w:color w:val="000000"/>
            <w:kern w:val="0"/>
            <w:sz w:val="20"/>
            <w:szCs w:val="20"/>
          </w:rPr>
          <w:t>RAG</w:t>
        </w:r>
        <w:r>
          <w:rPr>
            <w:rFonts w:ascii="宋体" w:cs="宋体" w:hint="eastAsia"/>
            <w:color w:val="000000"/>
            <w:kern w:val="0"/>
            <w:sz w:val="20"/>
            <w:szCs w:val="20"/>
          </w:rPr>
          <w:t>的文本分块语义连贯性检测方法研究</w:t>
        </w:r>
        <w:r>
          <w:rPr>
            <w:color w:val="000000"/>
            <w:kern w:val="0"/>
            <w:sz w:val="20"/>
            <w:szCs w:val="20"/>
          </w:rPr>
          <w:t xml:space="preserve">. </w:t>
        </w:r>
        <w:r>
          <w:rPr>
            <w:rFonts w:ascii="宋体" w:cs="宋体" w:hint="eastAsia"/>
            <w:color w:val="000000"/>
            <w:kern w:val="0"/>
            <w:sz w:val="20"/>
            <w:szCs w:val="20"/>
          </w:rPr>
          <w:t>自动化应用</w:t>
        </w:r>
        <w:r>
          <w:rPr>
            <w:color w:val="000000"/>
            <w:kern w:val="0"/>
            <w:sz w:val="20"/>
            <w:szCs w:val="20"/>
          </w:rPr>
          <w:t xml:space="preserve">, 2025. 66(08): </w:t>
        </w:r>
        <w:r>
          <w:rPr>
            <w:rFonts w:ascii="宋体" w:cs="宋体" w:hint="eastAsia"/>
            <w:color w:val="000000"/>
            <w:kern w:val="0"/>
            <w:sz w:val="20"/>
            <w:szCs w:val="20"/>
          </w:rPr>
          <w:t>第</w:t>
        </w:r>
        <w:r>
          <w:rPr>
            <w:color w:val="000000"/>
            <w:kern w:val="0"/>
            <w:sz w:val="20"/>
            <w:szCs w:val="20"/>
          </w:rPr>
          <w:t>124-128+131</w:t>
        </w:r>
        <w:r>
          <w:rPr>
            <w:rFonts w:ascii="宋体" w:cs="宋体" w:hint="eastAsia"/>
            <w:color w:val="000000"/>
            <w:kern w:val="0"/>
            <w:sz w:val="20"/>
            <w:szCs w:val="20"/>
          </w:rPr>
          <w:t>页</w:t>
        </w:r>
        <w:r>
          <w:rPr>
            <w:color w:val="000000"/>
            <w:kern w:val="0"/>
            <w:sz w:val="20"/>
            <w:szCs w:val="20"/>
          </w:rPr>
          <w:t>.</w:t>
        </w:r>
        <w:bookmarkEnd w:id="1608"/>
      </w:ins>
    </w:p>
    <w:p w14:paraId="51F4406D" w14:textId="77777777" w:rsidR="000F4B51" w:rsidRDefault="000F4B51" w:rsidP="000F4B51">
      <w:pPr>
        <w:autoSpaceDE w:val="0"/>
        <w:autoSpaceDN w:val="0"/>
        <w:adjustRightInd w:val="0"/>
        <w:spacing w:line="240" w:lineRule="auto"/>
        <w:ind w:firstLineChars="0" w:firstLine="0"/>
        <w:rPr>
          <w:ins w:id="1609" w:author="梦 毛" w:date="2026-05-01T01:47:00Z" w16du:dateUtc="2026-04-30T17:47:00Z"/>
          <w:kern w:val="0"/>
        </w:rPr>
      </w:pPr>
      <w:ins w:id="1610" w:author="梦 毛" w:date="2026-05-01T01:47:00Z" w16du:dateUtc="2026-04-30T17:47:00Z">
        <w:r>
          <w:rPr>
            <w:color w:val="000000"/>
            <w:kern w:val="0"/>
            <w:sz w:val="20"/>
            <w:szCs w:val="20"/>
          </w:rPr>
          <w:t xml:space="preserve"> [6].</w:t>
        </w:r>
        <w:r>
          <w:rPr>
            <w:color w:val="000000"/>
            <w:kern w:val="0"/>
            <w:sz w:val="20"/>
            <w:szCs w:val="20"/>
          </w:rPr>
          <w:tab/>
        </w:r>
        <w:bookmarkStart w:id="1611" w:name="_neb1ADB449F_0366_45B1_B995_31B227E2ECF4"/>
        <w:r>
          <w:rPr>
            <w:rFonts w:ascii="宋体" w:cs="宋体" w:hint="eastAsia"/>
            <w:color w:val="000000"/>
            <w:kern w:val="0"/>
            <w:sz w:val="20"/>
            <w:szCs w:val="20"/>
          </w:rPr>
          <w:t>宋凯等</w:t>
        </w:r>
        <w:r>
          <w:rPr>
            <w:color w:val="000000"/>
            <w:kern w:val="0"/>
            <w:sz w:val="20"/>
            <w:szCs w:val="20"/>
          </w:rPr>
          <w:t xml:space="preserve">, </w:t>
        </w:r>
        <w:r>
          <w:rPr>
            <w:rFonts w:ascii="宋体" w:cs="宋体" w:hint="eastAsia"/>
            <w:color w:val="000000"/>
            <w:kern w:val="0"/>
            <w:sz w:val="20"/>
            <w:szCs w:val="20"/>
          </w:rPr>
          <w:t>基于检索增强生成的化工领域大模型智能问答</w:t>
        </w:r>
        <w:r>
          <w:rPr>
            <w:color w:val="000000"/>
            <w:kern w:val="0"/>
            <w:sz w:val="20"/>
            <w:szCs w:val="20"/>
          </w:rPr>
          <w:t xml:space="preserve">. </w:t>
        </w:r>
        <w:r>
          <w:rPr>
            <w:rFonts w:ascii="宋体" w:cs="宋体" w:hint="eastAsia"/>
            <w:color w:val="000000"/>
            <w:kern w:val="0"/>
            <w:sz w:val="20"/>
            <w:szCs w:val="20"/>
          </w:rPr>
          <w:t>天津大学学报</w:t>
        </w:r>
        <w:r>
          <w:rPr>
            <w:color w:val="000000"/>
            <w:kern w:val="0"/>
            <w:sz w:val="20"/>
            <w:szCs w:val="20"/>
          </w:rPr>
          <w:t>(</w:t>
        </w:r>
        <w:r>
          <w:rPr>
            <w:rFonts w:ascii="宋体" w:cs="宋体" w:hint="eastAsia"/>
            <w:color w:val="000000"/>
            <w:kern w:val="0"/>
            <w:sz w:val="20"/>
            <w:szCs w:val="20"/>
          </w:rPr>
          <w:t>自然科学与工程技术版</w:t>
        </w:r>
        <w:r>
          <w:rPr>
            <w:color w:val="000000"/>
            <w:kern w:val="0"/>
            <w:sz w:val="20"/>
            <w:szCs w:val="20"/>
          </w:rPr>
          <w:t xml:space="preserve">), 2026. 59(02): </w:t>
        </w:r>
        <w:r>
          <w:rPr>
            <w:rFonts w:ascii="宋体" w:cs="宋体" w:hint="eastAsia"/>
            <w:color w:val="000000"/>
            <w:kern w:val="0"/>
            <w:sz w:val="20"/>
            <w:szCs w:val="20"/>
          </w:rPr>
          <w:t>第</w:t>
        </w:r>
        <w:r>
          <w:rPr>
            <w:color w:val="000000"/>
            <w:kern w:val="0"/>
            <w:sz w:val="20"/>
            <w:szCs w:val="20"/>
          </w:rPr>
          <w:t>212-220</w:t>
        </w:r>
        <w:r>
          <w:rPr>
            <w:rFonts w:ascii="宋体" w:cs="宋体" w:hint="eastAsia"/>
            <w:color w:val="000000"/>
            <w:kern w:val="0"/>
            <w:sz w:val="20"/>
            <w:szCs w:val="20"/>
          </w:rPr>
          <w:t>页</w:t>
        </w:r>
        <w:r>
          <w:rPr>
            <w:color w:val="000000"/>
            <w:kern w:val="0"/>
            <w:sz w:val="20"/>
            <w:szCs w:val="20"/>
          </w:rPr>
          <w:t>.</w:t>
        </w:r>
        <w:bookmarkEnd w:id="1611"/>
      </w:ins>
    </w:p>
    <w:p w14:paraId="22587CA0" w14:textId="77777777" w:rsidR="000F4B51" w:rsidRDefault="000F4B51" w:rsidP="000F4B51">
      <w:pPr>
        <w:autoSpaceDE w:val="0"/>
        <w:autoSpaceDN w:val="0"/>
        <w:adjustRightInd w:val="0"/>
        <w:spacing w:line="240" w:lineRule="auto"/>
        <w:ind w:firstLineChars="0" w:firstLine="0"/>
        <w:rPr>
          <w:ins w:id="1612" w:author="梦 毛" w:date="2026-05-01T01:47:00Z" w16du:dateUtc="2026-04-30T17:47:00Z"/>
          <w:kern w:val="0"/>
        </w:rPr>
      </w:pPr>
      <w:ins w:id="1613" w:author="梦 毛" w:date="2026-05-01T01:47:00Z" w16du:dateUtc="2026-04-30T17:47:00Z">
        <w:r>
          <w:rPr>
            <w:color w:val="000000"/>
            <w:kern w:val="0"/>
            <w:sz w:val="20"/>
            <w:szCs w:val="20"/>
          </w:rPr>
          <w:t xml:space="preserve"> [7].</w:t>
        </w:r>
        <w:r>
          <w:rPr>
            <w:color w:val="000000"/>
            <w:kern w:val="0"/>
            <w:sz w:val="20"/>
            <w:szCs w:val="20"/>
          </w:rPr>
          <w:tab/>
        </w:r>
        <w:bookmarkStart w:id="1614" w:name="_nebCC6C91B1_F3E4_4134_950C_C1AA13EEB898"/>
        <w:r>
          <w:rPr>
            <w:rFonts w:ascii="宋体" w:cs="宋体" w:hint="eastAsia"/>
            <w:color w:val="000000"/>
            <w:kern w:val="0"/>
            <w:sz w:val="20"/>
            <w:szCs w:val="20"/>
          </w:rPr>
          <w:t>黄可馨</w:t>
        </w:r>
        <w:r>
          <w:rPr>
            <w:color w:val="000000"/>
            <w:kern w:val="0"/>
            <w:sz w:val="20"/>
            <w:szCs w:val="20"/>
          </w:rPr>
          <w:t xml:space="preserve">, </w:t>
        </w:r>
        <w:r>
          <w:rPr>
            <w:rFonts w:ascii="宋体" w:cs="宋体" w:hint="eastAsia"/>
            <w:color w:val="000000"/>
            <w:kern w:val="0"/>
            <w:sz w:val="20"/>
            <w:szCs w:val="20"/>
          </w:rPr>
          <w:t>基于</w:t>
        </w:r>
        <w:r>
          <w:rPr>
            <w:color w:val="000000"/>
            <w:kern w:val="0"/>
            <w:sz w:val="20"/>
            <w:szCs w:val="20"/>
          </w:rPr>
          <w:t>GFM-RAG</w:t>
        </w:r>
        <w:r>
          <w:rPr>
            <w:rFonts w:ascii="宋体" w:cs="宋体" w:hint="eastAsia"/>
            <w:color w:val="000000"/>
            <w:kern w:val="0"/>
            <w:sz w:val="20"/>
            <w:szCs w:val="20"/>
          </w:rPr>
          <w:t>与混合检索的金融大模型问答系统的设计与实现</w:t>
        </w:r>
        <w:r>
          <w:rPr>
            <w:color w:val="000000"/>
            <w:kern w:val="0"/>
            <w:sz w:val="20"/>
            <w:szCs w:val="20"/>
          </w:rPr>
          <w:t xml:space="preserve">, 2025, </w:t>
        </w:r>
        <w:r>
          <w:rPr>
            <w:rFonts w:ascii="宋体" w:cs="宋体" w:hint="eastAsia"/>
            <w:color w:val="000000"/>
            <w:kern w:val="0"/>
            <w:sz w:val="20"/>
            <w:szCs w:val="20"/>
          </w:rPr>
          <w:t>山东大学</w:t>
        </w:r>
        <w:r>
          <w:rPr>
            <w:color w:val="000000"/>
            <w:kern w:val="0"/>
            <w:sz w:val="20"/>
            <w:szCs w:val="20"/>
          </w:rPr>
          <w:t>.</w:t>
        </w:r>
        <w:bookmarkEnd w:id="1614"/>
      </w:ins>
    </w:p>
    <w:p w14:paraId="37B1D699" w14:textId="77777777" w:rsidR="000F4B51" w:rsidRDefault="000F4B51" w:rsidP="000F4B51">
      <w:pPr>
        <w:autoSpaceDE w:val="0"/>
        <w:autoSpaceDN w:val="0"/>
        <w:adjustRightInd w:val="0"/>
        <w:spacing w:line="240" w:lineRule="auto"/>
        <w:ind w:firstLineChars="0" w:firstLine="0"/>
        <w:rPr>
          <w:ins w:id="1615" w:author="梦 毛" w:date="2026-05-01T01:47:00Z" w16du:dateUtc="2026-04-30T17:47:00Z"/>
          <w:kern w:val="0"/>
        </w:rPr>
      </w:pPr>
      <w:ins w:id="1616" w:author="梦 毛" w:date="2026-05-01T01:47:00Z" w16du:dateUtc="2026-04-30T17:47:00Z">
        <w:r>
          <w:rPr>
            <w:color w:val="000000"/>
            <w:kern w:val="0"/>
            <w:sz w:val="20"/>
            <w:szCs w:val="20"/>
          </w:rPr>
          <w:t xml:space="preserve"> [8].</w:t>
        </w:r>
        <w:r>
          <w:rPr>
            <w:color w:val="000000"/>
            <w:kern w:val="0"/>
            <w:sz w:val="20"/>
            <w:szCs w:val="20"/>
          </w:rPr>
          <w:tab/>
        </w:r>
        <w:bookmarkStart w:id="1617" w:name="_nebAE819DD3_519A_4946_91C5_2EFB179C1888"/>
        <w:r>
          <w:rPr>
            <w:rFonts w:ascii="宋体" w:cs="宋体" w:hint="eastAsia"/>
            <w:color w:val="000000"/>
            <w:kern w:val="0"/>
            <w:sz w:val="20"/>
            <w:szCs w:val="20"/>
          </w:rPr>
          <w:t>郭玮</w:t>
        </w:r>
        <w:r>
          <w:rPr>
            <w:color w:val="000000"/>
            <w:kern w:val="0"/>
            <w:sz w:val="20"/>
            <w:szCs w:val="20"/>
          </w:rPr>
          <w:t xml:space="preserve">, </w:t>
        </w:r>
        <w:r>
          <w:rPr>
            <w:rFonts w:ascii="宋体" w:cs="宋体" w:hint="eastAsia"/>
            <w:color w:val="000000"/>
            <w:kern w:val="0"/>
            <w:sz w:val="20"/>
            <w:szCs w:val="20"/>
          </w:rPr>
          <w:t>基于协同优化的检索增强生成模型在标准文档问答系统中的应用研究</w:t>
        </w:r>
        <w:r>
          <w:rPr>
            <w:color w:val="000000"/>
            <w:kern w:val="0"/>
            <w:sz w:val="20"/>
            <w:szCs w:val="20"/>
          </w:rPr>
          <w:t xml:space="preserve">, 2025, </w:t>
        </w:r>
        <w:r>
          <w:rPr>
            <w:rFonts w:ascii="宋体" w:cs="宋体" w:hint="eastAsia"/>
            <w:color w:val="000000"/>
            <w:kern w:val="0"/>
            <w:sz w:val="20"/>
            <w:szCs w:val="20"/>
          </w:rPr>
          <w:t>北京邮电大学</w:t>
        </w:r>
        <w:r>
          <w:rPr>
            <w:color w:val="000000"/>
            <w:kern w:val="0"/>
            <w:sz w:val="20"/>
            <w:szCs w:val="20"/>
          </w:rPr>
          <w:t>.</w:t>
        </w:r>
        <w:bookmarkEnd w:id="1617"/>
      </w:ins>
    </w:p>
    <w:p w14:paraId="3C828892" w14:textId="77777777" w:rsidR="000F4B51" w:rsidRDefault="000F4B51" w:rsidP="000F4B51">
      <w:pPr>
        <w:autoSpaceDE w:val="0"/>
        <w:autoSpaceDN w:val="0"/>
        <w:adjustRightInd w:val="0"/>
        <w:spacing w:line="240" w:lineRule="auto"/>
        <w:ind w:firstLineChars="0" w:firstLine="0"/>
        <w:rPr>
          <w:ins w:id="1618" w:author="梦 毛" w:date="2026-05-01T01:47:00Z" w16du:dateUtc="2026-04-30T17:47:00Z"/>
          <w:kern w:val="0"/>
        </w:rPr>
      </w:pPr>
      <w:ins w:id="1619" w:author="梦 毛" w:date="2026-05-01T01:47:00Z" w16du:dateUtc="2026-04-30T17:47:00Z">
        <w:r>
          <w:rPr>
            <w:color w:val="000000"/>
            <w:kern w:val="0"/>
            <w:sz w:val="20"/>
            <w:szCs w:val="20"/>
          </w:rPr>
          <w:t xml:space="preserve"> [9].</w:t>
        </w:r>
        <w:r>
          <w:rPr>
            <w:color w:val="000000"/>
            <w:kern w:val="0"/>
            <w:sz w:val="20"/>
            <w:szCs w:val="20"/>
          </w:rPr>
          <w:tab/>
        </w:r>
        <w:bookmarkStart w:id="1620" w:name="_nebFD1F8D7A_91A0_4C54_A45F_7282294FECB0"/>
        <w:r>
          <w:rPr>
            <w:rFonts w:ascii="宋体" w:cs="宋体" w:hint="eastAsia"/>
            <w:color w:val="000000"/>
            <w:kern w:val="0"/>
            <w:sz w:val="20"/>
            <w:szCs w:val="20"/>
          </w:rPr>
          <w:t>郝世博</w:t>
        </w:r>
        <w:r>
          <w:rPr>
            <w:color w:val="000000"/>
            <w:kern w:val="0"/>
            <w:sz w:val="20"/>
            <w:szCs w:val="20"/>
          </w:rPr>
          <w:t xml:space="preserve">, </w:t>
        </w:r>
        <w:r>
          <w:rPr>
            <w:rFonts w:ascii="宋体" w:cs="宋体" w:hint="eastAsia"/>
            <w:color w:val="000000"/>
            <w:kern w:val="0"/>
            <w:sz w:val="20"/>
            <w:szCs w:val="20"/>
          </w:rPr>
          <w:t>史东昊与唐裕晨</w:t>
        </w:r>
        <w:r>
          <w:rPr>
            <w:color w:val="000000"/>
            <w:kern w:val="0"/>
            <w:sz w:val="20"/>
            <w:szCs w:val="20"/>
          </w:rPr>
          <w:t xml:space="preserve">, </w:t>
        </w:r>
        <w:r>
          <w:rPr>
            <w:rFonts w:ascii="宋体" w:cs="宋体" w:hint="eastAsia"/>
            <w:color w:val="000000"/>
            <w:kern w:val="0"/>
            <w:sz w:val="20"/>
            <w:szCs w:val="20"/>
          </w:rPr>
          <w:t>基于开源</w:t>
        </w:r>
        <w:r>
          <w:rPr>
            <w:color w:val="000000"/>
            <w:kern w:val="0"/>
            <w:sz w:val="20"/>
            <w:szCs w:val="20"/>
          </w:rPr>
          <w:t>RAG</w:t>
        </w:r>
        <w:r>
          <w:rPr>
            <w:rFonts w:ascii="宋体" w:cs="宋体" w:hint="eastAsia"/>
            <w:color w:val="000000"/>
            <w:kern w:val="0"/>
            <w:sz w:val="20"/>
            <w:szCs w:val="20"/>
          </w:rPr>
          <w:t>架构的校企专利技术合作问答应用研究</w:t>
        </w:r>
        <w:r>
          <w:rPr>
            <w:color w:val="000000"/>
            <w:kern w:val="0"/>
            <w:sz w:val="20"/>
            <w:szCs w:val="20"/>
          </w:rPr>
          <w:t xml:space="preserve">. </w:t>
        </w:r>
        <w:r>
          <w:rPr>
            <w:rFonts w:ascii="宋体" w:cs="宋体" w:hint="eastAsia"/>
            <w:color w:val="000000"/>
            <w:kern w:val="0"/>
            <w:sz w:val="20"/>
            <w:szCs w:val="20"/>
          </w:rPr>
          <w:t>技术与市场</w:t>
        </w:r>
        <w:r>
          <w:rPr>
            <w:color w:val="000000"/>
            <w:kern w:val="0"/>
            <w:sz w:val="20"/>
            <w:szCs w:val="20"/>
          </w:rPr>
          <w:t xml:space="preserve">, 2024. 31(05): </w:t>
        </w:r>
        <w:r>
          <w:rPr>
            <w:rFonts w:ascii="宋体" w:cs="宋体" w:hint="eastAsia"/>
            <w:color w:val="000000"/>
            <w:kern w:val="0"/>
            <w:sz w:val="20"/>
            <w:szCs w:val="20"/>
          </w:rPr>
          <w:t>第</w:t>
        </w:r>
        <w:r>
          <w:rPr>
            <w:color w:val="000000"/>
            <w:kern w:val="0"/>
            <w:sz w:val="20"/>
            <w:szCs w:val="20"/>
          </w:rPr>
          <w:t>1-11</w:t>
        </w:r>
        <w:r>
          <w:rPr>
            <w:rFonts w:ascii="宋体" w:cs="宋体" w:hint="eastAsia"/>
            <w:color w:val="000000"/>
            <w:kern w:val="0"/>
            <w:sz w:val="20"/>
            <w:szCs w:val="20"/>
          </w:rPr>
          <w:t>页</w:t>
        </w:r>
        <w:r>
          <w:rPr>
            <w:color w:val="000000"/>
            <w:kern w:val="0"/>
            <w:sz w:val="20"/>
            <w:szCs w:val="20"/>
          </w:rPr>
          <w:t>.</w:t>
        </w:r>
        <w:bookmarkEnd w:id="1620"/>
      </w:ins>
    </w:p>
    <w:p w14:paraId="76BE0C79" w14:textId="77777777" w:rsidR="000F4B51" w:rsidRDefault="000F4B51" w:rsidP="000F4B51">
      <w:pPr>
        <w:autoSpaceDE w:val="0"/>
        <w:autoSpaceDN w:val="0"/>
        <w:adjustRightInd w:val="0"/>
        <w:spacing w:line="240" w:lineRule="auto"/>
        <w:ind w:firstLineChars="0" w:firstLine="0"/>
        <w:rPr>
          <w:ins w:id="1621" w:author="梦 毛" w:date="2026-05-01T01:47:00Z" w16du:dateUtc="2026-04-30T17:47:00Z"/>
          <w:kern w:val="0"/>
        </w:rPr>
      </w:pPr>
      <w:ins w:id="1622" w:author="梦 毛" w:date="2026-05-01T01:47:00Z" w16du:dateUtc="2026-04-30T17:47:00Z">
        <w:r>
          <w:rPr>
            <w:color w:val="000000"/>
            <w:kern w:val="0"/>
            <w:sz w:val="20"/>
            <w:szCs w:val="20"/>
          </w:rPr>
          <w:t>[10].</w:t>
        </w:r>
        <w:r>
          <w:rPr>
            <w:color w:val="000000"/>
            <w:kern w:val="0"/>
            <w:sz w:val="20"/>
            <w:szCs w:val="20"/>
          </w:rPr>
          <w:tab/>
        </w:r>
        <w:bookmarkStart w:id="1623" w:name="_neb9980C78A_26C3_4C6E_9722_8542CD9491EB"/>
        <w:r>
          <w:rPr>
            <w:rFonts w:ascii="宋体" w:cs="宋体" w:hint="eastAsia"/>
            <w:color w:val="000000"/>
            <w:kern w:val="0"/>
            <w:sz w:val="20"/>
            <w:szCs w:val="20"/>
          </w:rPr>
          <w:t>廖嘉城等</w:t>
        </w:r>
        <w:r>
          <w:rPr>
            <w:color w:val="000000"/>
            <w:kern w:val="0"/>
            <w:sz w:val="20"/>
            <w:szCs w:val="20"/>
          </w:rPr>
          <w:t xml:space="preserve">, </w:t>
        </w:r>
        <w:r>
          <w:rPr>
            <w:rFonts w:ascii="宋体" w:cs="宋体" w:hint="eastAsia"/>
            <w:color w:val="000000"/>
            <w:kern w:val="0"/>
            <w:sz w:val="20"/>
            <w:szCs w:val="20"/>
          </w:rPr>
          <w:t>智能问答系统在垂直领域应用的效果评估与优化策略</w:t>
        </w:r>
        <w:r>
          <w:rPr>
            <w:color w:val="000000"/>
            <w:kern w:val="0"/>
            <w:sz w:val="20"/>
            <w:szCs w:val="20"/>
          </w:rPr>
          <w:t xml:space="preserve">. </w:t>
        </w:r>
        <w:r>
          <w:rPr>
            <w:rFonts w:ascii="宋体" w:cs="宋体" w:hint="eastAsia"/>
            <w:color w:val="000000"/>
            <w:kern w:val="0"/>
            <w:sz w:val="20"/>
            <w:szCs w:val="20"/>
          </w:rPr>
          <w:t>情报理论与实践</w:t>
        </w:r>
        <w:r>
          <w:rPr>
            <w:color w:val="000000"/>
            <w:kern w:val="0"/>
            <w:sz w:val="20"/>
            <w:szCs w:val="20"/>
          </w:rPr>
          <w:t xml:space="preserve">, 2025. 48(S1): </w:t>
        </w:r>
        <w:r>
          <w:rPr>
            <w:rFonts w:ascii="宋体" w:cs="宋体" w:hint="eastAsia"/>
            <w:color w:val="000000"/>
            <w:kern w:val="0"/>
            <w:sz w:val="20"/>
            <w:szCs w:val="20"/>
          </w:rPr>
          <w:t>第</w:t>
        </w:r>
        <w:r>
          <w:rPr>
            <w:color w:val="000000"/>
            <w:kern w:val="0"/>
            <w:sz w:val="20"/>
            <w:szCs w:val="20"/>
          </w:rPr>
          <w:t>245-250</w:t>
        </w:r>
        <w:r>
          <w:rPr>
            <w:rFonts w:ascii="宋体" w:cs="宋体" w:hint="eastAsia"/>
            <w:color w:val="000000"/>
            <w:kern w:val="0"/>
            <w:sz w:val="20"/>
            <w:szCs w:val="20"/>
          </w:rPr>
          <w:t>页</w:t>
        </w:r>
        <w:r>
          <w:rPr>
            <w:color w:val="000000"/>
            <w:kern w:val="0"/>
            <w:sz w:val="20"/>
            <w:szCs w:val="20"/>
          </w:rPr>
          <w:t>.</w:t>
        </w:r>
        <w:bookmarkEnd w:id="1623"/>
      </w:ins>
    </w:p>
    <w:p w14:paraId="73F16A13" w14:textId="77777777" w:rsidR="000F4B51" w:rsidRPr="00FD52B1" w:rsidRDefault="000F4B51" w:rsidP="000F4B51">
      <w:pPr>
        <w:snapToGrid w:val="0"/>
        <w:ind w:firstLine="560"/>
        <w:rPr>
          <w:ins w:id="1624" w:author="梦 毛" w:date="2026-05-01T01:47:00Z" w16du:dateUtc="2026-04-30T17:47:00Z"/>
          <w:rFonts w:eastAsia="黑体"/>
          <w:sz w:val="28"/>
          <w:szCs w:val="28"/>
        </w:rPr>
        <w:sectPr w:rsidR="000F4B51" w:rsidRPr="00FD52B1" w:rsidSect="000F4B51">
          <w:headerReference w:type="even" r:id="rId62"/>
          <w:headerReference w:type="default" r:id="rId63"/>
          <w:footerReference w:type="default" r:id="rId64"/>
          <w:headerReference w:type="first" r:id="rId65"/>
          <w:footerReference w:type="first" r:id="rId66"/>
          <w:pgSz w:w="11906" w:h="16838"/>
          <w:pgMar w:top="1701" w:right="1134" w:bottom="1701" w:left="1418" w:header="851" w:footer="992" w:gutter="0"/>
          <w:cols w:space="720"/>
          <w:docGrid w:linePitch="326"/>
        </w:sectPr>
      </w:pPr>
      <w:ins w:id="1625" w:author="梦 毛" w:date="2026-05-01T01:47:00Z" w16du:dateUtc="2026-04-30T17:47:00Z">
        <w:r>
          <w:rPr>
            <w:rFonts w:eastAsia="黑体"/>
            <w:sz w:val="28"/>
            <w:szCs w:val="28"/>
          </w:rPr>
          <w:fldChar w:fldCharType="end"/>
        </w:r>
      </w:ins>
    </w:p>
    <w:p w14:paraId="653E262E" w14:textId="77777777" w:rsidR="00F4551D" w:rsidRDefault="00F4551D" w:rsidP="00F4551D">
      <w:pPr>
        <w:pStyle w:val="1"/>
        <w:rPr>
          <w:ins w:id="1626" w:author="梦 毛" w:date="2026-05-01T02:00:00Z" w16du:dateUtc="2026-04-30T18:00:00Z"/>
          <w:sz w:val="28"/>
          <w:szCs w:val="28"/>
        </w:rPr>
      </w:pPr>
      <w:bookmarkStart w:id="1627" w:name="_Toc228132574"/>
      <w:ins w:id="1628" w:author="梦 毛" w:date="2026-05-01T02:00:00Z" w16du:dateUtc="2026-04-30T18:00:00Z">
        <w:r w:rsidRPr="000E7C5A">
          <w:rPr>
            <w:rFonts w:hint="eastAsia"/>
            <w:sz w:val="28"/>
            <w:szCs w:val="28"/>
          </w:rPr>
          <w:lastRenderedPageBreak/>
          <w:t>指导教师简介</w:t>
        </w:r>
        <w:bookmarkEnd w:id="1627"/>
      </w:ins>
    </w:p>
    <w:p w14:paraId="1B7276D8" w14:textId="77777777" w:rsidR="00F4551D" w:rsidRDefault="00F4551D">
      <w:pPr>
        <w:widowControl/>
        <w:spacing w:line="240" w:lineRule="auto"/>
        <w:ind w:firstLineChars="0" w:firstLine="0"/>
        <w:jc w:val="left"/>
        <w:rPr>
          <w:ins w:id="1629" w:author="梦 毛" w:date="2026-05-01T02:00:00Z" w16du:dateUtc="2026-04-30T18:00:00Z"/>
          <w:rFonts w:eastAsia="黑体"/>
          <w:sz w:val="28"/>
          <w:szCs w:val="28"/>
        </w:rPr>
      </w:pPr>
      <w:ins w:id="1630" w:author="梦 毛" w:date="2026-05-01T02:00:00Z" w16du:dateUtc="2026-04-30T18:00:00Z">
        <w:r>
          <w:rPr>
            <w:sz w:val="28"/>
            <w:szCs w:val="28"/>
          </w:rPr>
          <w:br w:type="page"/>
        </w:r>
      </w:ins>
    </w:p>
    <w:p w14:paraId="3B76AB41" w14:textId="77777777" w:rsidR="00F4551D" w:rsidRDefault="00F4551D" w:rsidP="00F4551D">
      <w:pPr>
        <w:pStyle w:val="1"/>
        <w:rPr>
          <w:moveTo w:id="1631" w:author="梦 毛" w:date="2026-05-01T02:00:00Z" w16du:dateUtc="2026-04-30T18:00:00Z"/>
          <w:sz w:val="28"/>
          <w:szCs w:val="28"/>
        </w:rPr>
      </w:pPr>
      <w:moveToRangeStart w:id="1632" w:author="梦 毛" w:date="2026-05-01T02:00:00Z" w:name="move228493139"/>
      <w:moveTo w:id="1633" w:author="梦 毛" w:date="2026-05-01T02:00:00Z" w16du:dateUtc="2026-04-30T18:00:00Z">
        <w:r>
          <w:rPr>
            <w:rFonts w:hint="eastAsia"/>
            <w:sz w:val="28"/>
            <w:szCs w:val="28"/>
          </w:rPr>
          <w:lastRenderedPageBreak/>
          <w:t>致</w:t>
        </w:r>
        <w:r>
          <w:rPr>
            <w:rFonts w:hint="eastAsia"/>
            <w:sz w:val="28"/>
            <w:szCs w:val="28"/>
          </w:rPr>
          <w:t xml:space="preserve"> </w:t>
        </w:r>
        <w:r>
          <w:rPr>
            <w:rFonts w:hint="eastAsia"/>
            <w:sz w:val="28"/>
            <w:szCs w:val="28"/>
          </w:rPr>
          <w:t>谢</w:t>
        </w:r>
      </w:moveTo>
    </w:p>
    <w:p w14:paraId="5294B4E1" w14:textId="77777777" w:rsidR="00F4551D" w:rsidRDefault="00F4551D" w:rsidP="004D13BF">
      <w:pPr>
        <w:snapToGrid w:val="0"/>
        <w:ind w:firstLineChars="0" w:firstLine="0"/>
        <w:rPr>
          <w:moveTo w:id="1634" w:author="梦 毛" w:date="2026-05-01T02:00:00Z" w16du:dateUtc="2026-04-30T18:00:00Z"/>
          <w:rFonts w:hint="eastAsia"/>
          <w:sz w:val="21"/>
          <w:szCs w:val="21"/>
        </w:rPr>
        <w:pPrChange w:id="1635" w:author="梦 毛" w:date="2026-05-01T12:00:00Z" w16du:dateUtc="2026-05-01T04:00:00Z">
          <w:pPr>
            <w:snapToGrid w:val="0"/>
            <w:ind w:firstLine="420"/>
          </w:pPr>
        </w:pPrChange>
      </w:pPr>
    </w:p>
    <w:p w14:paraId="2DEBF488" w14:textId="77777777" w:rsidR="00F4551D" w:rsidRDefault="00F4551D" w:rsidP="00F4551D">
      <w:pPr>
        <w:snapToGrid w:val="0"/>
        <w:ind w:firstLine="420"/>
        <w:rPr>
          <w:moveTo w:id="1636" w:author="梦 毛" w:date="2026-05-01T02:00:00Z" w16du:dateUtc="2026-04-30T18:00:00Z"/>
          <w:sz w:val="21"/>
          <w:szCs w:val="21"/>
        </w:rPr>
      </w:pPr>
      <w:moveTo w:id="1637" w:author="梦 毛" w:date="2026-05-01T02:00:00Z" w16du:dateUtc="2026-04-30T18:00:00Z">
        <w:r w:rsidRPr="0002760A">
          <w:rPr>
            <w:rFonts w:hint="eastAsia"/>
            <w:sz w:val="21"/>
            <w:szCs w:val="21"/>
          </w:rPr>
          <w:t>随着本论文实验数据的最终定格与文字校对的结束，我的大学生涯也即将画上圆梦的句点。回首这段关于企业级知识库问答系统的研究历程，每一个技术难点的突破都凝结着周围人的支持与关怀。</w:t>
        </w:r>
      </w:moveTo>
    </w:p>
    <w:p w14:paraId="5010C23F" w14:textId="77777777" w:rsidR="00F4551D" w:rsidRDefault="00F4551D" w:rsidP="00F4551D">
      <w:pPr>
        <w:snapToGrid w:val="0"/>
        <w:ind w:firstLine="420"/>
        <w:rPr>
          <w:moveTo w:id="1638" w:author="梦 毛" w:date="2026-05-01T02:00:00Z" w16du:dateUtc="2026-04-30T18:00:00Z"/>
          <w:sz w:val="21"/>
          <w:szCs w:val="21"/>
        </w:rPr>
      </w:pPr>
      <w:moveTo w:id="1639" w:author="梦 毛" w:date="2026-05-01T02:00:00Z" w16du:dateUtc="2026-04-30T18:00:00Z">
        <w:r w:rsidRPr="0002760A">
          <w:rPr>
            <w:rFonts w:hint="eastAsia"/>
            <w:sz w:val="21"/>
            <w:szCs w:val="21"/>
          </w:rPr>
          <w:t>首先，我要诚挚地感谢我的导师幸宏老师。感谢您在论文初稿阶段提出的严谨指导意见。正是您对</w:t>
        </w:r>
        <w:r w:rsidRPr="0002760A">
          <w:rPr>
            <w:sz w:val="21"/>
            <w:szCs w:val="21"/>
          </w:rPr>
          <w:t>“</w:t>
        </w:r>
        <w:r w:rsidRPr="0002760A">
          <w:rPr>
            <w:rFonts w:hint="eastAsia"/>
            <w:sz w:val="21"/>
            <w:szCs w:val="21"/>
          </w:rPr>
          <w:t>定量评测</w:t>
        </w:r>
        <w:r w:rsidRPr="0002760A">
          <w:rPr>
            <w:sz w:val="21"/>
            <w:szCs w:val="21"/>
          </w:rPr>
          <w:t>”</w:t>
        </w:r>
        <w:r w:rsidRPr="0002760A">
          <w:rPr>
            <w:rFonts w:hint="eastAsia"/>
            <w:sz w:val="21"/>
            <w:szCs w:val="21"/>
          </w:rPr>
          <w:t>的高标准要求，促使我建立了包含</w:t>
        </w:r>
        <w:r w:rsidRPr="0002760A">
          <w:rPr>
            <w:sz w:val="21"/>
            <w:szCs w:val="21"/>
          </w:rPr>
          <w:t xml:space="preserve"> 30 </w:t>
        </w:r>
        <w:r w:rsidRPr="0002760A">
          <w:rPr>
            <w:rFonts w:hint="eastAsia"/>
            <w:sz w:val="21"/>
            <w:szCs w:val="21"/>
          </w:rPr>
          <w:t>个</w:t>
        </w:r>
        <w:r w:rsidRPr="0002760A">
          <w:rPr>
            <w:sz w:val="21"/>
            <w:szCs w:val="21"/>
          </w:rPr>
          <w:t xml:space="preserve"> QA </w:t>
        </w:r>
        <w:r w:rsidRPr="0002760A">
          <w:rPr>
            <w:rFonts w:hint="eastAsia"/>
            <w:sz w:val="21"/>
            <w:szCs w:val="21"/>
          </w:rPr>
          <w:t>对的</w:t>
        </w:r>
        <w:r w:rsidRPr="0002760A">
          <w:rPr>
            <w:sz w:val="21"/>
            <w:szCs w:val="21"/>
          </w:rPr>
          <w:t xml:space="preserve"> Benchmark </w:t>
        </w:r>
        <w:r w:rsidRPr="0002760A">
          <w:rPr>
            <w:rFonts w:hint="eastAsia"/>
            <w:sz w:val="21"/>
            <w:szCs w:val="21"/>
          </w:rPr>
          <w:t>测试集，完成了全链路耗时的深度拆解。您的教诲让这篇论文从一份简单的</w:t>
        </w:r>
        <w:r w:rsidRPr="0002760A">
          <w:rPr>
            <w:sz w:val="21"/>
            <w:szCs w:val="21"/>
          </w:rPr>
          <w:t>“</w:t>
        </w:r>
        <w:r w:rsidRPr="0002760A">
          <w:rPr>
            <w:rFonts w:hint="eastAsia"/>
            <w:sz w:val="21"/>
            <w:szCs w:val="21"/>
          </w:rPr>
          <w:t>开发手册</w:t>
        </w:r>
        <w:r w:rsidRPr="0002760A">
          <w:rPr>
            <w:sz w:val="21"/>
            <w:szCs w:val="21"/>
          </w:rPr>
          <w:t>”</w:t>
        </w:r>
        <w:r w:rsidRPr="0002760A">
          <w:rPr>
            <w:rFonts w:hint="eastAsia"/>
            <w:sz w:val="21"/>
            <w:szCs w:val="21"/>
          </w:rPr>
          <w:t>升华为具备学术深度的研究成果。</w:t>
        </w:r>
      </w:moveTo>
    </w:p>
    <w:p w14:paraId="2DF8D79C" w14:textId="77777777" w:rsidR="00F4551D" w:rsidRDefault="00F4551D" w:rsidP="00F4551D">
      <w:pPr>
        <w:snapToGrid w:val="0"/>
        <w:ind w:firstLine="420"/>
        <w:rPr>
          <w:moveTo w:id="1640" w:author="梦 毛" w:date="2026-05-01T02:00:00Z" w16du:dateUtc="2026-04-30T18:00:00Z"/>
          <w:sz w:val="21"/>
          <w:szCs w:val="21"/>
        </w:rPr>
      </w:pPr>
      <w:moveTo w:id="1641" w:author="梦 毛" w:date="2026-05-01T02:00:00Z" w16du:dateUtc="2026-04-30T18:00:00Z">
        <w:r w:rsidRPr="0002760A">
          <w:rPr>
            <w:rFonts w:hint="eastAsia"/>
            <w:sz w:val="21"/>
            <w:szCs w:val="21"/>
          </w:rPr>
          <w:t>其次，我要衷心感谢在百忙之中抽空评阅本论文并参加答辩的各位老师。感谢你们对本研究的关注与审阅。对于论文中可能存在的疏漏与不足，恳请各位专家老师批评指正，你们的每一条专业建议都将是我在未来科研与工作道路上不断精进的宝贵财富。</w:t>
        </w:r>
      </w:moveTo>
    </w:p>
    <w:p w14:paraId="3E7444A7" w14:textId="77777777" w:rsidR="00F4551D" w:rsidRDefault="00F4551D" w:rsidP="00F4551D">
      <w:pPr>
        <w:snapToGrid w:val="0"/>
        <w:ind w:firstLine="420"/>
        <w:rPr>
          <w:moveTo w:id="1642" w:author="梦 毛" w:date="2026-05-01T02:00:00Z" w16du:dateUtc="2026-04-30T18:00:00Z"/>
          <w:sz w:val="21"/>
          <w:szCs w:val="21"/>
        </w:rPr>
      </w:pPr>
      <w:moveTo w:id="1643" w:author="梦 毛" w:date="2026-05-01T02:00:00Z" w16du:dateUtc="2026-04-30T18:00:00Z">
        <w:r w:rsidRPr="0002760A">
          <w:rPr>
            <w:rFonts w:hint="eastAsia"/>
            <w:sz w:val="21"/>
            <w:szCs w:val="21"/>
          </w:rPr>
          <w:t>最后，还要感谢我的班主任张宏伟老师和各个代课老师。感谢你们在学业规划与日常生活中给予的耐心引导与鼓励，让我能始终保持积极的心态完成学业。</w:t>
        </w:r>
      </w:moveTo>
    </w:p>
    <w:p w14:paraId="0D7A915D" w14:textId="77777777" w:rsidR="00F4551D" w:rsidRDefault="00F4551D" w:rsidP="00F4551D">
      <w:pPr>
        <w:snapToGrid w:val="0"/>
        <w:ind w:firstLine="420"/>
        <w:rPr>
          <w:moveTo w:id="1644" w:author="梦 毛" w:date="2026-05-01T02:00:00Z" w16du:dateUtc="2026-04-30T18:00:00Z"/>
          <w:sz w:val="21"/>
          <w:szCs w:val="21"/>
        </w:rPr>
      </w:pPr>
      <w:moveTo w:id="1645" w:author="梦 毛" w:date="2026-05-01T02:00:00Z" w16du:dateUtc="2026-04-30T18:00:00Z">
        <w:r w:rsidRPr="0002760A">
          <w:rPr>
            <w:rFonts w:hint="eastAsia"/>
            <w:sz w:val="21"/>
            <w:szCs w:val="21"/>
          </w:rPr>
          <w:t>纸短情长，谢意难尽。愿我们在未来的征程中，都能如流式传输一般，不断输出价值，永不停歇。</w:t>
        </w:r>
      </w:moveTo>
    </w:p>
    <w:p w14:paraId="32275655" w14:textId="77777777" w:rsidR="00F4551D" w:rsidDel="00F4551D" w:rsidRDefault="00F4551D" w:rsidP="00F4551D">
      <w:pPr>
        <w:widowControl/>
        <w:spacing w:line="240" w:lineRule="auto"/>
        <w:ind w:firstLineChars="0" w:firstLine="0"/>
        <w:jc w:val="left"/>
        <w:rPr>
          <w:del w:id="1646" w:author="梦 毛" w:date="2026-05-01T02:01:00Z" w16du:dateUtc="2026-04-30T18:01:00Z"/>
          <w:moveTo w:id="1647" w:author="梦 毛" w:date="2026-05-01T02:00:00Z" w16du:dateUtc="2026-04-30T18:00:00Z"/>
          <w:sz w:val="21"/>
          <w:szCs w:val="21"/>
        </w:rPr>
      </w:pPr>
      <w:moveTo w:id="1648" w:author="梦 毛" w:date="2026-05-01T02:00:00Z" w16du:dateUtc="2026-04-30T18:00:00Z">
        <w:del w:id="1649" w:author="梦 毛" w:date="2026-05-01T02:01:00Z" w16du:dateUtc="2026-04-30T18:01:00Z">
          <w:r w:rsidDel="00F4551D">
            <w:rPr>
              <w:sz w:val="21"/>
              <w:szCs w:val="21"/>
            </w:rPr>
            <w:br w:type="page"/>
          </w:r>
        </w:del>
      </w:moveTo>
    </w:p>
    <w:p w14:paraId="39C5F872" w14:textId="1F51F57C" w:rsidR="00376D15" w:rsidRPr="00F4551D" w:rsidDel="00F4551D" w:rsidRDefault="00BD1B67">
      <w:pPr>
        <w:pStyle w:val="1"/>
        <w:jc w:val="both"/>
        <w:rPr>
          <w:moveFrom w:id="1650" w:author="梦 毛" w:date="2026-05-01T02:00:00Z" w16du:dateUtc="2026-04-30T18:00:00Z"/>
          <w:sz w:val="28"/>
          <w:szCs w:val="28"/>
        </w:rPr>
        <w:pPrChange w:id="1651" w:author="梦 毛" w:date="2026-05-01T02:01:00Z" w16du:dateUtc="2026-04-30T18:01:00Z">
          <w:pPr>
            <w:pStyle w:val="1"/>
          </w:pPr>
        </w:pPrChange>
      </w:pPr>
      <w:moveFromRangeStart w:id="1652" w:author="梦 毛" w:date="2026-05-01T02:00:00Z" w:name="move228493139"/>
      <w:moveToRangeEnd w:id="1632"/>
      <w:moveFrom w:id="1653" w:author="梦 毛" w:date="2026-05-01T02:00:00Z" w16du:dateUtc="2026-04-30T18:00:00Z">
        <w:r w:rsidDel="00F4551D">
          <w:rPr>
            <w:rFonts w:hint="eastAsia"/>
            <w:sz w:val="28"/>
            <w:szCs w:val="28"/>
          </w:rPr>
          <w:t>致</w:t>
        </w:r>
        <w:r w:rsidDel="00F4551D">
          <w:rPr>
            <w:rFonts w:hint="eastAsia"/>
            <w:sz w:val="28"/>
            <w:szCs w:val="28"/>
          </w:rPr>
          <w:t xml:space="preserve"> </w:t>
        </w:r>
        <w:r w:rsidDel="00F4551D">
          <w:rPr>
            <w:rFonts w:hint="eastAsia"/>
            <w:sz w:val="28"/>
            <w:szCs w:val="28"/>
          </w:rPr>
          <w:t>谢</w:t>
        </w:r>
        <w:bookmarkEnd w:id="1589"/>
        <w:bookmarkEnd w:id="1590"/>
      </w:moveFrom>
    </w:p>
    <w:p w14:paraId="7AD9011B" w14:textId="2818BA3A" w:rsidR="00BD1B67" w:rsidDel="00F4551D" w:rsidRDefault="00BD1B67">
      <w:pPr>
        <w:pStyle w:val="1"/>
        <w:jc w:val="both"/>
        <w:rPr>
          <w:moveFrom w:id="1654" w:author="梦 毛" w:date="2026-05-01T02:00:00Z" w16du:dateUtc="2026-04-30T18:00:00Z"/>
          <w:sz w:val="21"/>
          <w:szCs w:val="21"/>
        </w:rPr>
        <w:pPrChange w:id="1655" w:author="梦 毛" w:date="2026-05-01T02:01:00Z" w16du:dateUtc="2026-04-30T18:01:00Z">
          <w:pPr>
            <w:snapToGrid w:val="0"/>
            <w:ind w:firstLine="420"/>
          </w:pPr>
        </w:pPrChange>
      </w:pPr>
    </w:p>
    <w:p w14:paraId="720C64E3" w14:textId="2685D077" w:rsidR="005C208D" w:rsidDel="00F4551D" w:rsidRDefault="0002760A">
      <w:pPr>
        <w:pStyle w:val="1"/>
        <w:jc w:val="both"/>
        <w:rPr>
          <w:moveFrom w:id="1656" w:author="梦 毛" w:date="2026-05-01T02:00:00Z" w16du:dateUtc="2026-04-30T18:00:00Z"/>
          <w:sz w:val="21"/>
          <w:szCs w:val="21"/>
        </w:rPr>
        <w:pPrChange w:id="1657" w:author="梦 毛" w:date="2026-05-01T02:01:00Z" w16du:dateUtc="2026-04-30T18:01:00Z">
          <w:pPr>
            <w:snapToGrid w:val="0"/>
            <w:ind w:firstLine="420"/>
          </w:pPr>
        </w:pPrChange>
      </w:pPr>
      <w:moveFrom w:id="1658" w:author="梦 毛" w:date="2026-05-01T02:00:00Z" w16du:dateUtc="2026-04-30T18:00:00Z">
        <w:r w:rsidRPr="0002760A" w:rsidDel="00F4551D">
          <w:rPr>
            <w:rFonts w:hint="eastAsia"/>
            <w:sz w:val="21"/>
            <w:szCs w:val="21"/>
          </w:rPr>
          <w:t>随着本论文实验数据的最终定格与文字校对的结束，我的大学生涯也即将画上圆梦的句点。回首这段关于企业级知识库问答系统的研究历程，每一个技术难点的突破都凝结着周围人的支持与关怀。</w:t>
        </w:r>
      </w:moveFrom>
    </w:p>
    <w:p w14:paraId="608750DF" w14:textId="11192B48" w:rsidR="005C208D" w:rsidDel="00F4551D" w:rsidRDefault="0002760A">
      <w:pPr>
        <w:pStyle w:val="1"/>
        <w:jc w:val="both"/>
        <w:rPr>
          <w:moveFrom w:id="1659" w:author="梦 毛" w:date="2026-05-01T02:00:00Z" w16du:dateUtc="2026-04-30T18:00:00Z"/>
          <w:sz w:val="21"/>
          <w:szCs w:val="21"/>
        </w:rPr>
        <w:pPrChange w:id="1660" w:author="梦 毛" w:date="2026-05-01T02:01:00Z" w16du:dateUtc="2026-04-30T18:01:00Z">
          <w:pPr>
            <w:snapToGrid w:val="0"/>
            <w:ind w:firstLine="420"/>
          </w:pPr>
        </w:pPrChange>
      </w:pPr>
      <w:moveFrom w:id="1661" w:author="梦 毛" w:date="2026-05-01T02:00:00Z" w16du:dateUtc="2026-04-30T18:00:00Z">
        <w:r w:rsidRPr="0002760A" w:rsidDel="00F4551D">
          <w:rPr>
            <w:rFonts w:hint="eastAsia"/>
            <w:sz w:val="21"/>
            <w:szCs w:val="21"/>
          </w:rPr>
          <w:t>首先，我要诚挚地感谢我的导师幸宏老师。感谢您在论文初稿阶段提出的严谨指导意见。正是您对</w:t>
        </w:r>
        <w:r w:rsidRPr="0002760A" w:rsidDel="00F4551D">
          <w:rPr>
            <w:sz w:val="21"/>
            <w:szCs w:val="21"/>
          </w:rPr>
          <w:t>“</w:t>
        </w:r>
        <w:r w:rsidRPr="0002760A" w:rsidDel="00F4551D">
          <w:rPr>
            <w:rFonts w:hint="eastAsia"/>
            <w:sz w:val="21"/>
            <w:szCs w:val="21"/>
          </w:rPr>
          <w:t>定量评测</w:t>
        </w:r>
        <w:r w:rsidRPr="0002760A" w:rsidDel="00F4551D">
          <w:rPr>
            <w:sz w:val="21"/>
            <w:szCs w:val="21"/>
          </w:rPr>
          <w:t>”</w:t>
        </w:r>
        <w:r w:rsidRPr="0002760A" w:rsidDel="00F4551D">
          <w:rPr>
            <w:rFonts w:hint="eastAsia"/>
            <w:sz w:val="21"/>
            <w:szCs w:val="21"/>
          </w:rPr>
          <w:t>的高标准要求，促使我建立了包含</w:t>
        </w:r>
        <w:r w:rsidRPr="0002760A" w:rsidDel="00F4551D">
          <w:rPr>
            <w:sz w:val="21"/>
            <w:szCs w:val="21"/>
          </w:rPr>
          <w:t xml:space="preserve"> 30 </w:t>
        </w:r>
        <w:r w:rsidRPr="0002760A" w:rsidDel="00F4551D">
          <w:rPr>
            <w:rFonts w:hint="eastAsia"/>
            <w:sz w:val="21"/>
            <w:szCs w:val="21"/>
          </w:rPr>
          <w:t>个</w:t>
        </w:r>
        <w:r w:rsidRPr="0002760A" w:rsidDel="00F4551D">
          <w:rPr>
            <w:sz w:val="21"/>
            <w:szCs w:val="21"/>
          </w:rPr>
          <w:t xml:space="preserve"> QA </w:t>
        </w:r>
        <w:r w:rsidRPr="0002760A" w:rsidDel="00F4551D">
          <w:rPr>
            <w:rFonts w:hint="eastAsia"/>
            <w:sz w:val="21"/>
            <w:szCs w:val="21"/>
          </w:rPr>
          <w:t>对的</w:t>
        </w:r>
        <w:r w:rsidRPr="0002760A" w:rsidDel="00F4551D">
          <w:rPr>
            <w:sz w:val="21"/>
            <w:szCs w:val="21"/>
          </w:rPr>
          <w:t xml:space="preserve"> Benchmark </w:t>
        </w:r>
        <w:r w:rsidRPr="0002760A" w:rsidDel="00F4551D">
          <w:rPr>
            <w:rFonts w:hint="eastAsia"/>
            <w:sz w:val="21"/>
            <w:szCs w:val="21"/>
          </w:rPr>
          <w:t>测试集，完成了全链路耗时的深度拆解。您的教诲让这篇论文从一份简单的</w:t>
        </w:r>
        <w:r w:rsidRPr="0002760A" w:rsidDel="00F4551D">
          <w:rPr>
            <w:sz w:val="21"/>
            <w:szCs w:val="21"/>
          </w:rPr>
          <w:t>“</w:t>
        </w:r>
        <w:r w:rsidRPr="0002760A" w:rsidDel="00F4551D">
          <w:rPr>
            <w:rFonts w:hint="eastAsia"/>
            <w:sz w:val="21"/>
            <w:szCs w:val="21"/>
          </w:rPr>
          <w:t>开发手册</w:t>
        </w:r>
        <w:r w:rsidRPr="0002760A" w:rsidDel="00F4551D">
          <w:rPr>
            <w:sz w:val="21"/>
            <w:szCs w:val="21"/>
          </w:rPr>
          <w:t>”</w:t>
        </w:r>
        <w:r w:rsidRPr="0002760A" w:rsidDel="00F4551D">
          <w:rPr>
            <w:rFonts w:hint="eastAsia"/>
            <w:sz w:val="21"/>
            <w:szCs w:val="21"/>
          </w:rPr>
          <w:t>升华为具备学术深度的研究成果。</w:t>
        </w:r>
      </w:moveFrom>
    </w:p>
    <w:p w14:paraId="42367751" w14:textId="046FD387" w:rsidR="005C208D" w:rsidDel="00F4551D" w:rsidRDefault="0002760A">
      <w:pPr>
        <w:pStyle w:val="1"/>
        <w:jc w:val="both"/>
        <w:rPr>
          <w:moveFrom w:id="1662" w:author="梦 毛" w:date="2026-05-01T02:00:00Z" w16du:dateUtc="2026-04-30T18:00:00Z"/>
          <w:sz w:val="21"/>
          <w:szCs w:val="21"/>
        </w:rPr>
        <w:pPrChange w:id="1663" w:author="梦 毛" w:date="2026-05-01T02:01:00Z" w16du:dateUtc="2026-04-30T18:01:00Z">
          <w:pPr>
            <w:snapToGrid w:val="0"/>
            <w:ind w:firstLine="420"/>
          </w:pPr>
        </w:pPrChange>
      </w:pPr>
      <w:moveFrom w:id="1664" w:author="梦 毛" w:date="2026-05-01T02:00:00Z" w16du:dateUtc="2026-04-30T18:00:00Z">
        <w:r w:rsidRPr="0002760A" w:rsidDel="00F4551D">
          <w:rPr>
            <w:rFonts w:hint="eastAsia"/>
            <w:sz w:val="21"/>
            <w:szCs w:val="21"/>
          </w:rPr>
          <w:t>其次，我要衷心感谢在百忙之中抽空评阅本论文并参加答辩的各位老师。感谢你们对本研究的关注与审阅。对于论文中可能存在的疏漏与不足，恳请各位专家老师批评指正，你们的每一条专业建议都将是我在未来科研与工作道路上不断精进的宝贵财富。</w:t>
        </w:r>
      </w:moveFrom>
    </w:p>
    <w:p w14:paraId="3E8C4561" w14:textId="5394033E" w:rsidR="005C208D" w:rsidDel="00F4551D" w:rsidRDefault="0002760A">
      <w:pPr>
        <w:pStyle w:val="1"/>
        <w:jc w:val="both"/>
        <w:rPr>
          <w:moveFrom w:id="1665" w:author="梦 毛" w:date="2026-05-01T02:00:00Z" w16du:dateUtc="2026-04-30T18:00:00Z"/>
          <w:sz w:val="21"/>
          <w:szCs w:val="21"/>
        </w:rPr>
        <w:pPrChange w:id="1666" w:author="梦 毛" w:date="2026-05-01T02:01:00Z" w16du:dateUtc="2026-04-30T18:01:00Z">
          <w:pPr>
            <w:snapToGrid w:val="0"/>
            <w:ind w:firstLine="420"/>
          </w:pPr>
        </w:pPrChange>
      </w:pPr>
      <w:moveFrom w:id="1667" w:author="梦 毛" w:date="2026-05-01T02:00:00Z" w16du:dateUtc="2026-04-30T18:00:00Z">
        <w:r w:rsidRPr="0002760A" w:rsidDel="00F4551D">
          <w:rPr>
            <w:rFonts w:hint="eastAsia"/>
            <w:sz w:val="21"/>
            <w:szCs w:val="21"/>
          </w:rPr>
          <w:t>最后，还要感谢我的班主任张宏伟老师和各个代课老师。感谢你们在学业规划与日常生活中给予的耐心引导与鼓励，让我能始终保持积极的心态完成学业。</w:t>
        </w:r>
      </w:moveFrom>
    </w:p>
    <w:p w14:paraId="264E63BF" w14:textId="5F891DD5" w:rsidR="005C208D" w:rsidDel="00F4551D" w:rsidRDefault="0002760A">
      <w:pPr>
        <w:pStyle w:val="1"/>
        <w:jc w:val="both"/>
        <w:rPr>
          <w:moveFrom w:id="1668" w:author="梦 毛" w:date="2026-05-01T02:00:00Z" w16du:dateUtc="2026-04-30T18:00:00Z"/>
          <w:sz w:val="21"/>
          <w:szCs w:val="21"/>
        </w:rPr>
        <w:pPrChange w:id="1669" w:author="梦 毛" w:date="2026-05-01T02:01:00Z" w16du:dateUtc="2026-04-30T18:01:00Z">
          <w:pPr>
            <w:snapToGrid w:val="0"/>
            <w:ind w:firstLine="420"/>
          </w:pPr>
        </w:pPrChange>
      </w:pPr>
      <w:moveFrom w:id="1670" w:author="梦 毛" w:date="2026-05-01T02:00:00Z" w16du:dateUtc="2026-04-30T18:00:00Z">
        <w:r w:rsidRPr="0002760A" w:rsidDel="00F4551D">
          <w:rPr>
            <w:rFonts w:hint="eastAsia"/>
            <w:sz w:val="21"/>
            <w:szCs w:val="21"/>
          </w:rPr>
          <w:t>纸短情长，谢意难尽。愿我们在未来的征程中，都能如流式传输一般，不断输出价值，永不停歇。</w:t>
        </w:r>
      </w:moveFrom>
    </w:p>
    <w:p w14:paraId="28555122" w14:textId="2A4A624D" w:rsidR="00BD1B67" w:rsidRPr="00BD1B67" w:rsidDel="00F4551D" w:rsidRDefault="00BD1B67">
      <w:pPr>
        <w:pStyle w:val="1"/>
        <w:jc w:val="both"/>
        <w:rPr>
          <w:moveFrom w:id="1671" w:author="梦 毛" w:date="2026-05-01T02:00:00Z" w16du:dateUtc="2026-04-30T18:00:00Z"/>
          <w:sz w:val="21"/>
          <w:szCs w:val="21"/>
        </w:rPr>
        <w:pPrChange w:id="1672" w:author="梦 毛" w:date="2026-05-01T02:01:00Z" w16du:dateUtc="2026-04-30T18:01:00Z">
          <w:pPr>
            <w:snapToGrid w:val="0"/>
            <w:ind w:firstLine="420"/>
          </w:pPr>
        </w:pPrChange>
      </w:pPr>
    </w:p>
    <w:moveFromRangeEnd w:id="1652"/>
    <w:p w14:paraId="6C164869" w14:textId="77777777" w:rsidR="00BD1B67" w:rsidDel="00F4551D" w:rsidRDefault="00BD1B67">
      <w:pPr>
        <w:pStyle w:val="1"/>
        <w:jc w:val="both"/>
        <w:rPr>
          <w:del w:id="1673" w:author="梦 毛" w:date="2026-05-01T01:58:00Z" w16du:dateUtc="2026-04-30T17:58:00Z"/>
          <w:sz w:val="21"/>
          <w:szCs w:val="21"/>
        </w:rPr>
        <w:pPrChange w:id="1674" w:author="梦 毛" w:date="2026-05-01T02:01:00Z" w16du:dateUtc="2026-04-30T18:01:00Z">
          <w:pPr>
            <w:snapToGrid w:val="0"/>
            <w:ind w:firstLine="420"/>
          </w:pPr>
        </w:pPrChange>
      </w:pPr>
    </w:p>
    <w:p w14:paraId="0C4F2CCB" w14:textId="050F2004" w:rsidR="000F4B51" w:rsidDel="000F4B51" w:rsidRDefault="000F4B51">
      <w:pPr>
        <w:pStyle w:val="1"/>
        <w:jc w:val="both"/>
        <w:rPr>
          <w:del w:id="1675" w:author="梦 毛" w:date="2026-05-01T01:44:00Z" w16du:dateUtc="2026-04-30T17:44:00Z"/>
          <w:sz w:val="28"/>
          <w:szCs w:val="28"/>
        </w:rPr>
        <w:pPrChange w:id="1676" w:author="梦 毛" w:date="2026-05-01T02:01:00Z" w16du:dateUtc="2026-04-30T18:01:00Z">
          <w:pPr>
            <w:snapToGrid w:val="0"/>
            <w:ind w:firstLine="560"/>
          </w:pPr>
        </w:pPrChange>
      </w:pPr>
    </w:p>
    <w:p w14:paraId="663265DC" w14:textId="4B3D8878" w:rsidR="000F4B51" w:rsidDel="000F4B51" w:rsidRDefault="000F4B51">
      <w:pPr>
        <w:pStyle w:val="1"/>
        <w:jc w:val="both"/>
        <w:rPr>
          <w:del w:id="1677" w:author="梦 毛" w:date="2026-05-01T01:44:00Z" w16du:dateUtc="2026-04-30T17:44:00Z"/>
          <w:moveTo w:id="1678" w:author="梦 毛" w:date="2026-05-01T01:43:00Z" w16du:dateUtc="2026-04-30T17:43:00Z"/>
          <w:sz w:val="28"/>
          <w:szCs w:val="28"/>
        </w:rPr>
        <w:pPrChange w:id="1679" w:author="梦 毛" w:date="2026-05-01T02:01:00Z" w16du:dateUtc="2026-04-30T18:01:00Z">
          <w:pPr>
            <w:pStyle w:val="1"/>
          </w:pPr>
        </w:pPrChange>
      </w:pPr>
      <w:moveToRangeStart w:id="1680" w:author="梦 毛" w:date="2026-05-01T01:43:00Z" w:name="move228492208"/>
      <w:moveTo w:id="1681" w:author="梦 毛" w:date="2026-05-01T01:43:00Z" w16du:dateUtc="2026-04-30T17:43:00Z">
        <w:del w:id="1682" w:author="梦 毛" w:date="2026-05-01T01:44:00Z" w16du:dateUtc="2026-04-30T17:44:00Z">
          <w:r w:rsidDel="000F4B51">
            <w:rPr>
              <w:rFonts w:hint="eastAsia"/>
              <w:sz w:val="28"/>
              <w:szCs w:val="28"/>
            </w:rPr>
            <w:delText>参考文献</w:delText>
          </w:r>
        </w:del>
      </w:moveTo>
    </w:p>
    <w:p w14:paraId="367A8755" w14:textId="7F9E9CCA" w:rsidR="000F4B51" w:rsidDel="000F4B51" w:rsidRDefault="000F4B51">
      <w:pPr>
        <w:pStyle w:val="1"/>
        <w:jc w:val="both"/>
        <w:rPr>
          <w:del w:id="1683" w:author="梦 毛" w:date="2026-05-01T01:44:00Z" w16du:dateUtc="2026-04-30T17:44:00Z"/>
          <w:moveTo w:id="1684" w:author="梦 毛" w:date="2026-05-01T01:43:00Z" w16du:dateUtc="2026-04-30T17:43:00Z"/>
          <w:rFonts w:eastAsia="楷体_GB2312"/>
          <w:b/>
        </w:rPr>
        <w:pPrChange w:id="1685" w:author="梦 毛" w:date="2026-05-01T02:01:00Z" w16du:dateUtc="2026-04-30T18:01:00Z">
          <w:pPr>
            <w:snapToGrid w:val="0"/>
            <w:ind w:firstLine="482"/>
            <w:jc w:val="left"/>
          </w:pPr>
        </w:pPrChange>
      </w:pPr>
    </w:p>
    <w:p w14:paraId="15A69CA0" w14:textId="18E48130" w:rsidR="000F4B51" w:rsidDel="000F4B51" w:rsidRDefault="000F4B51">
      <w:pPr>
        <w:pStyle w:val="1"/>
        <w:jc w:val="both"/>
        <w:rPr>
          <w:del w:id="1686" w:author="梦 毛" w:date="2026-05-01T01:44:00Z" w16du:dateUtc="2026-04-30T17:44:00Z"/>
          <w:moveTo w:id="1687" w:author="梦 毛" w:date="2026-05-01T01:43:00Z" w16du:dateUtc="2026-04-30T17:43:00Z"/>
          <w:sz w:val="21"/>
          <w:szCs w:val="21"/>
        </w:rPr>
        <w:sectPr w:rsidR="000F4B51" w:rsidDel="000F4B51" w:rsidSect="000F4B51">
          <w:headerReference w:type="even" r:id="rId67"/>
          <w:headerReference w:type="default" r:id="rId68"/>
          <w:footerReference w:type="default" r:id="rId69"/>
          <w:headerReference w:type="first" r:id="rId70"/>
          <w:footerReference w:type="first" r:id="rId71"/>
          <w:pgSz w:w="11906" w:h="16838"/>
          <w:pgMar w:top="1701" w:right="1134" w:bottom="1701" w:left="1418" w:header="851" w:footer="992" w:gutter="0"/>
          <w:cols w:space="720"/>
          <w:docGrid w:linePitch="326"/>
        </w:sectPr>
        <w:pPrChange w:id="1688" w:author="梦 毛" w:date="2026-05-01T02:01:00Z" w16du:dateUtc="2026-04-30T18:01:00Z">
          <w:pPr>
            <w:snapToGrid w:val="0"/>
            <w:ind w:firstLine="420"/>
          </w:pPr>
        </w:pPrChange>
      </w:pPr>
      <w:moveTo w:id="1689" w:author="梦 毛" w:date="2026-05-01T01:43:00Z" w16du:dateUtc="2026-04-30T17:43:00Z">
        <w:del w:id="1690" w:author="梦 毛" w:date="2026-05-01T01:44:00Z" w16du:dateUtc="2026-04-30T17:44:00Z">
          <w:r w:rsidDel="000F4B51">
            <w:rPr>
              <w:sz w:val="21"/>
              <w:szCs w:val="21"/>
            </w:rPr>
            <w:delText>.</w:delText>
          </w:r>
        </w:del>
      </w:moveTo>
    </w:p>
    <w:moveToRangeEnd w:id="1680"/>
    <w:p w14:paraId="434E9273" w14:textId="77777777" w:rsidR="000F4B51" w:rsidRDefault="000F4B51" w:rsidP="00F4551D">
      <w:pPr>
        <w:widowControl/>
        <w:spacing w:line="240" w:lineRule="auto"/>
        <w:ind w:firstLineChars="0" w:firstLine="0"/>
        <w:jc w:val="left"/>
      </w:pPr>
    </w:p>
    <w:sectPr w:rsidR="000F4B51" w:rsidSect="00376D15">
      <w:pgSz w:w="11906" w:h="16838"/>
      <w:pgMar w:top="1701" w:right="1134" w:bottom="1701" w:left="1418"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6" w:author="梦 毛" w:date="2026-04-30T13:21:00Z" w:initials="梦毛">
    <w:p w14:paraId="166DD5A0" w14:textId="77777777" w:rsidR="00E30EF7" w:rsidRDefault="00E30EF7" w:rsidP="00BD1B67">
      <w:pPr>
        <w:pStyle w:val="aff"/>
        <w:rPr>
          <w:rFonts w:hint="eastAsia"/>
        </w:rPr>
      </w:pPr>
      <w:r>
        <w:rPr>
          <w:rStyle w:val="afe"/>
        </w:rPr>
        <w:annotationRef/>
      </w:r>
      <w:r>
        <w:rPr>
          <w:rFonts w:hint="eastAsia"/>
        </w:rPr>
        <w:t>当未登录用户访问需要登陆页面时，路由是怎么拦截（工作的）？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6DD5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6DD5A0" w16cid:durableId="462D32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A3D02" w14:textId="77777777" w:rsidR="00B01171" w:rsidRDefault="00B01171">
      <w:pPr>
        <w:spacing w:line="240" w:lineRule="auto"/>
        <w:ind w:firstLine="480"/>
      </w:pPr>
      <w:r>
        <w:separator/>
      </w:r>
    </w:p>
  </w:endnote>
  <w:endnote w:type="continuationSeparator" w:id="0">
    <w:p w14:paraId="7C14D06A" w14:textId="77777777" w:rsidR="00B01171" w:rsidRDefault="00B0117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宋体"/>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0AC4" w14:textId="77777777" w:rsidR="00E30EF7" w:rsidRDefault="001247B7">
    <w:pPr>
      <w:pStyle w:val="a5"/>
      <w:ind w:firstLineChars="0" w:firstLine="0"/>
      <w:jc w:val="center"/>
    </w:pPr>
    <w:r>
      <w:fldChar w:fldCharType="begin"/>
    </w:r>
    <w:r>
      <w:instrText>PAGE   \* MERGEFORMAT</w:instrText>
    </w:r>
    <w:r>
      <w:fldChar w:fldCharType="separate"/>
    </w:r>
    <w:r w:rsidRPr="001247B7">
      <w:rPr>
        <w:noProof/>
        <w:lang w:val="zh-CN"/>
      </w:rPr>
      <w:t>6</w:t>
    </w:r>
    <w:r>
      <w:rPr>
        <w:noProof/>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9E02" w14:textId="77777777" w:rsidR="00E30EF7" w:rsidRDefault="00000000">
    <w:pPr>
      <w:pStyle w:val="a5"/>
      <w:ind w:right="360" w:firstLine="360"/>
    </w:pPr>
    <w:r>
      <w:pict w14:anchorId="00B95C4A">
        <v:rect id="文本框 5" o:spid="_x0000_s1025" style="position:absolute;left:0;text-align:left;margin-left:0;margin-top:0;width:2in;height:2in;z-index:251659264;mso-wrap-style:none;mso-position-horizontal:center;mso-position-horizontal-relative:margin"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5dblS0AAAAAUBAAAPAAAAAAAAAAEAIAAAACIAAABkcnMvZG93bnJldi54bWxQSwECFAAUAAAA&#10;CACHTuJAXrzGy70BAACDAwAADgAAAAAAAAABACAAAAAfAQAAZHJzL2Uyb0RvYy54bWxQSwUGAAAA&#10;AAYABgBZAQAATgUAAAAA&#10;" filled="f" stroked="f">
          <v:textbox style="mso-next-textbox:#文本框 5;mso-fit-shape-to-text:t" inset="0,0,0,0">
            <w:txbxContent>
              <w:p w14:paraId="62164125" w14:textId="77777777" w:rsidR="00E30EF7" w:rsidRDefault="001247B7">
                <w:pPr>
                  <w:pStyle w:val="a5"/>
                  <w:ind w:firstLine="360"/>
                </w:pPr>
                <w:r>
                  <w:fldChar w:fldCharType="begin"/>
                </w:r>
                <w:r>
                  <w:instrText xml:space="preserve"> PAGE  \* MERGEFORMAT </w:instrText>
                </w:r>
                <w:r>
                  <w:fldChar w:fldCharType="separate"/>
                </w:r>
                <w:r>
                  <w:rPr>
                    <w:noProof/>
                  </w:rPr>
                  <w:t>III</w:t>
                </w:r>
                <w:r>
                  <w:rPr>
                    <w:noProof/>
                  </w:rPr>
                  <w:fldChar w:fldCharType="end"/>
                </w:r>
              </w:p>
            </w:txbxContent>
          </v:textbox>
          <w10:wrap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CD38" w14:textId="77777777" w:rsidR="00E30EF7" w:rsidRDefault="00E30EF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0497" w14:textId="77777777" w:rsidR="00E30EF7" w:rsidRDefault="001247B7">
    <w:pPr>
      <w:pStyle w:val="a5"/>
      <w:ind w:firstLineChars="0" w:firstLine="0"/>
      <w:jc w:val="center"/>
    </w:pPr>
    <w:r>
      <w:fldChar w:fldCharType="begin"/>
    </w:r>
    <w:r>
      <w:instrText>PAGE   \* MERGEFORMAT</w:instrText>
    </w:r>
    <w:r>
      <w:fldChar w:fldCharType="separate"/>
    </w:r>
    <w:r w:rsidRPr="001247B7">
      <w:rPr>
        <w:noProof/>
        <w:lang w:val="zh-CN"/>
      </w:rPr>
      <w:t>V</w:t>
    </w:r>
    <w:r>
      <w:rPr>
        <w:noProof/>
        <w:lang w:val="zh-C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ADE0" w14:textId="77777777" w:rsidR="00E30EF7" w:rsidRDefault="001247B7">
    <w:pPr>
      <w:pStyle w:val="a5"/>
      <w:ind w:firstLineChars="0" w:firstLine="0"/>
      <w:jc w:val="center"/>
    </w:pPr>
    <w:r>
      <w:fldChar w:fldCharType="begin"/>
    </w:r>
    <w:r>
      <w:instrText>PAGE   \* MERGEFORMAT</w:instrText>
    </w:r>
    <w:r>
      <w:fldChar w:fldCharType="separate"/>
    </w:r>
    <w:r w:rsidRPr="001247B7">
      <w:rPr>
        <w:noProof/>
        <w:lang w:val="zh-CN"/>
      </w:rPr>
      <w:t>III</w:t>
    </w:r>
    <w:r>
      <w:rPr>
        <w:noProof/>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0F91" w14:textId="77777777" w:rsidR="00E30EF7" w:rsidRDefault="001247B7">
    <w:pPr>
      <w:pStyle w:val="a5"/>
      <w:ind w:firstLine="360"/>
      <w:jc w:val="center"/>
    </w:pPr>
    <w:r>
      <w:fldChar w:fldCharType="begin"/>
    </w:r>
    <w:r>
      <w:instrText>PAGE   \* MERGEFORMAT</w:instrText>
    </w:r>
    <w:r>
      <w:fldChar w:fldCharType="separate"/>
    </w:r>
    <w:r w:rsidRPr="001247B7">
      <w:rPr>
        <w:noProof/>
        <w:lang w:val="zh-CN"/>
      </w:rPr>
      <w:t>7</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ACDD" w14:textId="77777777" w:rsidR="00E30EF7" w:rsidRDefault="00427A71">
    <w:pPr>
      <w:pStyle w:val="a5"/>
      <w:ind w:firstLine="360"/>
      <w:jc w:val="center"/>
    </w:pPr>
    <w:r>
      <w:fldChar w:fldCharType="begin"/>
    </w:r>
    <w:r w:rsidR="00E30EF7">
      <w:rPr>
        <w:rStyle w:val="aa"/>
      </w:rPr>
      <w:instrText xml:space="preserve"> PAGE </w:instrText>
    </w:r>
    <w:r>
      <w:fldChar w:fldCharType="separate"/>
    </w:r>
    <w:r w:rsidR="00E30EF7">
      <w:rPr>
        <w:rStyle w:val="aa"/>
      </w:rPr>
      <w:t>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813D" w14:textId="77777777" w:rsidR="000F4B51" w:rsidRDefault="000F4B51">
    <w:pPr>
      <w:pStyle w:val="a5"/>
      <w:ind w:firstLine="360"/>
      <w:jc w:val="center"/>
    </w:pPr>
    <w:r>
      <w:fldChar w:fldCharType="begin"/>
    </w:r>
    <w:r>
      <w:instrText>PAGE   \* MERGEFORMAT</w:instrText>
    </w:r>
    <w:r>
      <w:fldChar w:fldCharType="separate"/>
    </w:r>
    <w:r w:rsidRPr="001247B7">
      <w:rPr>
        <w:noProof/>
        <w:lang w:val="zh-CN"/>
      </w:rPr>
      <w:t>7</w:t>
    </w:r>
    <w:r>
      <w:rPr>
        <w:noProof/>
        <w:lang w:val="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9CC8" w14:textId="77777777" w:rsidR="000F4B51" w:rsidRDefault="000F4B51">
    <w:pPr>
      <w:pStyle w:val="a5"/>
      <w:ind w:firstLine="360"/>
      <w:jc w:val="center"/>
    </w:pPr>
    <w:r>
      <w:fldChar w:fldCharType="begin"/>
    </w:r>
    <w:r>
      <w:rPr>
        <w:rStyle w:val="aa"/>
      </w:rPr>
      <w:instrText xml:space="preserve"> PAGE </w:instrText>
    </w:r>
    <w:r>
      <w:fldChar w:fldCharType="separate"/>
    </w:r>
    <w:r>
      <w:rPr>
        <w:rStyle w:val="aa"/>
      </w:rP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9B21" w14:textId="77777777" w:rsidR="000F4B51" w:rsidRDefault="000F4B51">
    <w:pPr>
      <w:pStyle w:val="a5"/>
      <w:ind w:firstLine="360"/>
      <w:jc w:val="center"/>
    </w:pPr>
    <w:r>
      <w:fldChar w:fldCharType="begin"/>
    </w:r>
    <w:r>
      <w:instrText>PAGE   \* MERGEFORMAT</w:instrText>
    </w:r>
    <w:r>
      <w:fldChar w:fldCharType="separate"/>
    </w:r>
    <w:r w:rsidRPr="001247B7">
      <w:rPr>
        <w:noProof/>
        <w:lang w:val="zh-CN"/>
      </w:rPr>
      <w:t>7</w:t>
    </w:r>
    <w:r>
      <w:rPr>
        <w:noProof/>
        <w:lang w:val="zh-C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B4EF" w14:textId="77777777" w:rsidR="000F4B51" w:rsidRDefault="000F4B51">
    <w:pPr>
      <w:pStyle w:val="a5"/>
      <w:ind w:firstLine="360"/>
      <w:jc w:val="center"/>
    </w:pPr>
    <w:r>
      <w:fldChar w:fldCharType="begin"/>
    </w:r>
    <w:r>
      <w:rPr>
        <w:rStyle w:val="aa"/>
      </w:rPr>
      <w:instrText xml:space="preserve"> PAGE </w:instrText>
    </w:r>
    <w:r>
      <w:fldChar w:fldCharType="separate"/>
    </w:r>
    <w:r>
      <w:rPr>
        <w:rStyle w:val="aa"/>
      </w:rP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06C9" w14:textId="77777777" w:rsidR="000F4B51" w:rsidRDefault="000F4B51">
    <w:pPr>
      <w:pStyle w:val="a5"/>
      <w:ind w:firstLine="360"/>
      <w:jc w:val="center"/>
    </w:pPr>
    <w:r>
      <w:fldChar w:fldCharType="begin"/>
    </w:r>
    <w:r>
      <w:instrText>PAGE   \* MERGEFORMAT</w:instrText>
    </w:r>
    <w:r>
      <w:fldChar w:fldCharType="separate"/>
    </w:r>
    <w:r w:rsidRPr="001247B7">
      <w:rPr>
        <w:noProof/>
        <w:lang w:val="zh-CN"/>
      </w:rPr>
      <w:t>7</w:t>
    </w:r>
    <w:r>
      <w:rPr>
        <w:noProof/>
        <w:lang w:val="zh-CN"/>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8187" w14:textId="77777777" w:rsidR="000F4B51" w:rsidRDefault="000F4B51">
    <w:pPr>
      <w:pStyle w:val="a5"/>
      <w:ind w:firstLine="360"/>
      <w:jc w:val="center"/>
    </w:pPr>
    <w:r>
      <w:fldChar w:fldCharType="begin"/>
    </w:r>
    <w:r>
      <w:rPr>
        <w:rStyle w:val="aa"/>
      </w:rPr>
      <w:instrText xml:space="preserve"> PAGE </w:instrText>
    </w:r>
    <w:r>
      <w:fldChar w:fldCharType="separate"/>
    </w:r>
    <w:r>
      <w:rPr>
        <w:rStyle w:val="aa"/>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17406" w14:textId="77777777" w:rsidR="00B01171" w:rsidRDefault="00B01171">
      <w:pPr>
        <w:ind w:firstLine="480"/>
      </w:pPr>
      <w:r>
        <w:separator/>
      </w:r>
    </w:p>
  </w:footnote>
  <w:footnote w:type="continuationSeparator" w:id="0">
    <w:p w14:paraId="12154DB2" w14:textId="77777777" w:rsidR="00B01171" w:rsidRDefault="00B0117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1147" w14:textId="77777777" w:rsidR="00E30EF7" w:rsidRDefault="00E30EF7">
    <w:pPr>
      <w:pStyle w:val="a7"/>
      <w:ind w:firstLine="360"/>
    </w:pPr>
    <w:del w:id="0" w:author="Administrator" w:date="2026-04-30T14:14:00Z">
      <w:r w:rsidDel="00DB126D">
        <w:ptab w:relativeTo="margin" w:alignment="center" w:leader="none"/>
      </w:r>
      <w:r w:rsidDel="00DB126D">
        <w:rPr>
          <w:rFonts w:hint="eastAsia"/>
        </w:rPr>
        <w:delText>A</w:delText>
      </w:r>
    </w:del>
    <w:r>
      <w:rPr>
        <w:rFonts w:hint="eastAsia"/>
      </w:rPr>
      <w:t>bstract</w:t>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5D4C" w14:textId="77777777" w:rsidR="00E30EF7" w:rsidRDefault="00E30EF7">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1867" w14:textId="77777777" w:rsidR="00E30EF7" w:rsidRDefault="00E30EF7">
    <w:pPr>
      <w:pStyle w:val="a7"/>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FA68" w14:textId="77777777" w:rsidR="00E30EF7" w:rsidRDefault="00E30EF7">
    <w:pPr>
      <w:pStyle w:val="a7"/>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912D" w14:textId="77777777" w:rsidR="00E30EF7" w:rsidRDefault="00E30EF7">
    <w:pPr>
      <w:pStyle w:val="a7"/>
      <w:ind w:firstLine="360"/>
    </w:pPr>
    <w:r>
      <w:ptab w:relativeTo="margin" w:alignment="center" w:leader="none"/>
    </w:r>
    <w:r>
      <w:rPr>
        <w:rFonts w:hint="eastAsia"/>
      </w:rPr>
      <w:t>摘要</w:t>
    </w:r>
    <w: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9F37" w14:textId="4079C453" w:rsidR="00E30EF7" w:rsidRDefault="008D778A" w:rsidP="008D778A">
    <w:pPr>
      <w:pStyle w:val="a7"/>
      <w:ind w:firstLine="360"/>
    </w:pPr>
    <w:ins w:id="51" w:author="梦 毛" w:date="2026-04-30T22:15:00Z" w16du:dateUtc="2026-04-30T14:15:00Z">
      <w:r>
        <w:rPr>
          <w:rFonts w:hint="eastAsia"/>
        </w:rPr>
        <w:t>Abstract</w:t>
      </w:r>
      <w:r w:rsidRPr="008D778A" w:rsidDel="008D778A">
        <w:t xml:space="preserve"> </w:t>
      </w:r>
    </w:ins>
    <w:del w:id="52" w:author="梦 毛" w:date="2026-04-30T22:15:00Z" w16du:dateUtc="2026-04-30T14:15:00Z">
      <w:r w:rsidR="00E30EF7" w:rsidRPr="008D778A" w:rsidDel="008D778A">
        <w:ptab w:relativeTo="margin" w:alignment="left" w:leader="none"/>
      </w:r>
      <w:r w:rsidR="00E30EF7" w:rsidDel="008D778A">
        <w:rPr>
          <w:rFonts w:hint="eastAsia"/>
        </w:rPr>
        <w:delText>Abstract</w:delText>
      </w:r>
      <w:r w:rsidR="00E30EF7" w:rsidDel="008D778A">
        <w:ptab w:relativeTo="margin" w:alignment="right" w:leader="none"/>
      </w:r>
    </w:del>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B91E" w14:textId="39EA58B0" w:rsidR="00E30EF7" w:rsidRDefault="008D778A">
    <w:pPr>
      <w:pStyle w:val="a7"/>
      <w:ind w:firstLine="360"/>
    </w:pPr>
    <w:ins w:id="53" w:author="梦 毛" w:date="2026-04-30T22:15:00Z" w16du:dateUtc="2026-04-30T14:15:00Z">
      <w:r>
        <w:rPr>
          <w:rFonts w:hint="eastAsia"/>
        </w:rPr>
        <w:t>Abstract</w:t>
      </w:r>
      <w:r w:rsidDel="008D778A">
        <w:t xml:space="preserve"> </w:t>
      </w:r>
    </w:ins>
    <w:del w:id="54" w:author="梦 毛" w:date="2026-04-30T22:15:00Z" w16du:dateUtc="2026-04-30T14:15:00Z">
      <w:r w:rsidR="00E30EF7" w:rsidDel="008D778A">
        <w:ptab w:relativeTo="margin" w:alignment="center" w:leader="none"/>
      </w:r>
      <w:r w:rsidR="00E30EF7" w:rsidDel="008D778A">
        <w:delText>Abstract</w:delText>
      </w:r>
      <w:r w:rsidR="00E30EF7" w:rsidDel="008D778A">
        <w:ptab w:relativeTo="margin" w:alignment="right" w:leader="none"/>
      </w:r>
    </w:del>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62A" w14:textId="77777777" w:rsidR="00E30EF7" w:rsidRDefault="00E30EF7">
    <w:pPr>
      <w:pStyle w:val="a7"/>
      <w:ind w:firstLine="360"/>
    </w:pPr>
    <w:r>
      <w:ptab w:relativeTo="margin" w:alignment="center" w:leader="none"/>
    </w:r>
    <w:r>
      <w:rPr>
        <w:rFonts w:hint="eastAsia"/>
      </w:rPr>
      <w:t>目录</w:t>
    </w:r>
    <w:r>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815D" w14:textId="77777777" w:rsidR="00E30EF7" w:rsidRDefault="00E30EF7">
    <w:pPr>
      <w:pStyle w:val="a7"/>
      <w:ind w:firstLine="360"/>
    </w:pPr>
    <w:r>
      <w:ptab w:relativeTo="margin" w:alignment="center" w:leader="none"/>
    </w:r>
    <w:r>
      <w:rPr>
        <w:rFonts w:hint="eastAsia"/>
      </w:rPr>
      <w:t>目录</w:t>
    </w:r>
    <w:r>
      <w:ptab w:relativeTo="margin" w:alignment="right" w:leader="none"/>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CAF1" w14:textId="77777777" w:rsidR="00E30EF7" w:rsidRDefault="00E30EF7">
    <w:pPr>
      <w:pStyle w:val="a7"/>
      <w:pBdr>
        <w:bottom w:val="single" w:sz="4" w:space="1" w:color="auto"/>
      </w:pBdr>
      <w:ind w:firstLineChars="0" w:firstLine="0"/>
    </w:pPr>
    <w:r>
      <w:rPr>
        <w:rFonts w:hint="eastAsia"/>
      </w:rPr>
      <w:t>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2F6A" w14:textId="13E88577" w:rsidR="00E30EF7" w:rsidRDefault="00E30EF7">
    <w:pPr>
      <w:pStyle w:val="a7"/>
      <w:ind w:firstLineChars="0" w:firstLine="0"/>
    </w:pPr>
    <w:r>
      <w:ptab w:relativeTo="margin" w:alignment="center" w:leader="none"/>
    </w:r>
    <w:r w:rsidR="001247B7">
      <w:fldChar w:fldCharType="begin"/>
    </w:r>
    <w:r w:rsidR="001247B7">
      <w:instrText>STYLEREF "</w:instrText>
    </w:r>
    <w:r w:rsidR="001247B7">
      <w:instrText>标题</w:instrText>
    </w:r>
    <w:r w:rsidR="001247B7">
      <w:instrText xml:space="preserve"> 1" \* MERGEFORMAT</w:instrText>
    </w:r>
    <w:r w:rsidR="001247B7">
      <w:rPr>
        <w:noProof/>
      </w:rPr>
      <w:fldChar w:fldCharType="end"/>
    </w:r>
    <w:r>
      <w:ptab w:relativeTo="margin" w:alignment="right" w:leader="none"/>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0717" w14:textId="77777777" w:rsidR="00E30EF7" w:rsidRDefault="00E30EF7">
    <w:pPr>
      <w:pStyle w:val="a7"/>
      <w:ind w:firstLine="360"/>
    </w:pPr>
    <w:r>
      <w:ptab w:relativeTo="margin" w:alignment="center" w:leader="none"/>
    </w:r>
    <w:r>
      <w:rPr>
        <w:rFonts w:hint="eastAsia"/>
      </w:rPr>
      <w:t>基于大语言模型与</w:t>
    </w:r>
    <w:r>
      <w:rPr>
        <w:rFonts w:hint="eastAsia"/>
      </w:rPr>
      <w:t>RAG</w:t>
    </w:r>
    <w:r>
      <w:rPr>
        <w:rFonts w:hint="eastAsia"/>
      </w:rPr>
      <w:t>的企业智能问答机制与实现</w:t>
    </w:r>
    <w:r>
      <w:ptab w:relativeTo="margin" w:alignment="right" w:leader="none"/>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85FE" w14:textId="77777777" w:rsidR="00E30EF7" w:rsidRDefault="00E30EF7">
    <w:pPr>
      <w:pStyle w:val="a7"/>
      <w:ind w:firstLine="360"/>
    </w:pPr>
    <w:r>
      <w:ptab w:relativeTo="margin" w:alignment="center" w:leader="none"/>
    </w:r>
    <w:sdt>
      <w:sdtPr>
        <w:id w:val="968859947"/>
        <w:placeholder>
          <w:docPart w:val="EA292E602381411381B2DA04525C61FF"/>
        </w:placeholder>
        <w:temporary/>
        <w:showingPlcHdr/>
      </w:sdtPr>
      <w:sdtContent>
        <w:r>
          <w:rPr>
            <w:lang w:val="zh-CN"/>
          </w:rPr>
          <w:t>[</w:t>
        </w:r>
        <w:r>
          <w:rPr>
            <w:lang w:val="zh-CN"/>
          </w:rPr>
          <w:t>在此处键入</w:t>
        </w:r>
        <w:r>
          <w:rPr>
            <w:lang w:val="zh-CN"/>
          </w:rPr>
          <w:t>]</w:t>
        </w:r>
      </w:sdtContent>
    </w:sdt>
    <w:r>
      <w:ptab w:relativeTo="margin" w:alignment="right" w:leader="none"/>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ED43" w14:textId="66BC6715" w:rsidR="000F4B51" w:rsidRDefault="000F4B51">
    <w:pPr>
      <w:pStyle w:val="a7"/>
      <w:ind w:firstLineChars="0" w:firstLine="0"/>
    </w:pPr>
    <w:r>
      <w:ptab w:relativeTo="margin" w:alignment="center" w:leader="none"/>
    </w:r>
    <w:r>
      <w:fldChar w:fldCharType="begin"/>
    </w:r>
    <w:r>
      <w:instrText>STYLEREF "</w:instrText>
    </w:r>
    <w:r>
      <w:instrText>标题</w:instrText>
    </w:r>
    <w:r>
      <w:instrText xml:space="preserve"> 1" \* MERGEFORMAT</w:instrText>
    </w:r>
    <w:r>
      <w:fldChar w:fldCharType="separate"/>
    </w:r>
    <w:r w:rsidR="00BD1F37">
      <w:rPr>
        <w:rFonts w:hint="eastAsia"/>
        <w:noProof/>
      </w:rPr>
      <w:t>第</w:t>
    </w:r>
    <w:r w:rsidR="00BD1F37">
      <w:rPr>
        <w:rFonts w:hint="eastAsia"/>
        <w:noProof/>
      </w:rPr>
      <w:t>3</w:t>
    </w:r>
    <w:r w:rsidR="00BD1F37">
      <w:rPr>
        <w:rFonts w:hint="eastAsia"/>
        <w:noProof/>
      </w:rPr>
      <w:t>章系统需求分析</w:t>
    </w:r>
    <w:r>
      <w:rPr>
        <w:noProof/>
      </w:rPr>
      <w:fldChar w:fldCharType="end"/>
    </w:r>
    <w:r>
      <w:ptab w:relativeTo="margin" w:alignment="right" w:leader="none"/>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C9F9" w14:textId="77777777" w:rsidR="000F4B51" w:rsidRDefault="000F4B51">
    <w:pPr>
      <w:pStyle w:val="a7"/>
      <w:ind w:firstLine="360"/>
    </w:pPr>
    <w:r>
      <w:ptab w:relativeTo="margin" w:alignment="center" w:leader="none"/>
    </w:r>
    <w:r>
      <w:rPr>
        <w:rFonts w:hint="eastAsia"/>
      </w:rPr>
      <w:t>基于大语言模型与</w:t>
    </w:r>
    <w:r>
      <w:rPr>
        <w:rFonts w:hint="eastAsia"/>
      </w:rPr>
      <w:t>RAG</w:t>
    </w:r>
    <w:r>
      <w:rPr>
        <w:rFonts w:hint="eastAsia"/>
      </w:rPr>
      <w:t>的企业智能问答机制与实现</w:t>
    </w:r>
    <w:r>
      <w:ptab w:relativeTo="margin" w:alignment="right" w:leader="none"/>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1D6C" w14:textId="77777777" w:rsidR="000F4B51" w:rsidRDefault="000F4B51">
    <w:pPr>
      <w:pStyle w:val="a7"/>
      <w:ind w:firstLine="360"/>
    </w:pPr>
    <w:r>
      <w:ptab w:relativeTo="margin" w:alignment="center" w:leader="none"/>
    </w:r>
    <w:sdt>
      <w:sdtPr>
        <w:id w:val="91280605"/>
        <w:placeholder>
          <w:docPart w:val="EA292E602381411381B2DA04525C61FF"/>
        </w:placeholder>
        <w:temporary/>
        <w:showingPlcHdr/>
      </w:sdtPr>
      <w:sdtContent>
        <w:r>
          <w:rPr>
            <w:lang w:val="zh-CN"/>
          </w:rPr>
          <w:t>[</w:t>
        </w:r>
        <w:r>
          <w:rPr>
            <w:lang w:val="zh-CN"/>
          </w:rPr>
          <w:t>在此处键入</w:t>
        </w:r>
        <w:r>
          <w:rPr>
            <w:lang w:val="zh-CN"/>
          </w:rPr>
          <w:t>]</w:t>
        </w:r>
      </w:sdtContent>
    </w:sdt>
    <w:r>
      <w:ptab w:relativeTo="margin" w:alignment="right" w:leader="none"/>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E551" w14:textId="2D6FDBE5" w:rsidR="000F4B51" w:rsidRDefault="000F4B51">
    <w:pPr>
      <w:pStyle w:val="a7"/>
      <w:ind w:firstLineChars="0" w:firstLine="0"/>
    </w:pPr>
    <w:r>
      <w:ptab w:relativeTo="margin" w:alignment="center" w:leader="none"/>
    </w:r>
    <w:r>
      <w:fldChar w:fldCharType="begin"/>
    </w:r>
    <w:r>
      <w:instrText>STYLEREF "</w:instrText>
    </w:r>
    <w:r>
      <w:instrText>标题</w:instrText>
    </w:r>
    <w:r>
      <w:instrText xml:space="preserve"> 1" \* MERGEFORMAT</w:instrText>
    </w:r>
    <w:r>
      <w:fldChar w:fldCharType="separate"/>
    </w:r>
    <w:r w:rsidR="004D13BF">
      <w:rPr>
        <w:rFonts w:hint="eastAsia"/>
        <w:noProof/>
      </w:rPr>
      <w:t>参考文献</w:t>
    </w:r>
    <w:r>
      <w:rPr>
        <w:noProof/>
      </w:rPr>
      <w:fldChar w:fldCharType="end"/>
    </w:r>
    <w:r>
      <w:ptab w:relativeTo="margin" w:alignment="right" w:leader="none"/>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1060" w14:textId="77777777" w:rsidR="000F4B51" w:rsidRDefault="000F4B51">
    <w:pPr>
      <w:pStyle w:val="a7"/>
      <w:ind w:firstLine="360"/>
    </w:pPr>
    <w:r>
      <w:ptab w:relativeTo="margin" w:alignment="center" w:leader="none"/>
    </w:r>
    <w:r>
      <w:rPr>
        <w:rFonts w:hint="eastAsia"/>
      </w:rPr>
      <w:t>基于大语言模型与</w:t>
    </w:r>
    <w:r>
      <w:rPr>
        <w:rFonts w:hint="eastAsia"/>
      </w:rPr>
      <w:t>RAG</w:t>
    </w:r>
    <w:r>
      <w:rPr>
        <w:rFonts w:hint="eastAsia"/>
      </w:rPr>
      <w:t>的企业智能问答机制与实现</w:t>
    </w:r>
    <w:r>
      <w:ptab w:relativeTo="margin" w:alignment="right" w:leader="none"/>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C97C" w14:textId="77777777" w:rsidR="000F4B51" w:rsidRDefault="000F4B51">
    <w:pPr>
      <w:pStyle w:val="a7"/>
      <w:ind w:firstLine="360"/>
    </w:pPr>
    <w:r>
      <w:ptab w:relativeTo="margin" w:alignment="center" w:leader="none"/>
    </w:r>
    <w:sdt>
      <w:sdtPr>
        <w:id w:val="1728725530"/>
        <w:placeholder>
          <w:docPart w:val="EA292E602381411381B2DA04525C61FF"/>
        </w:placeholder>
        <w:temporary/>
        <w:showingPlcHdr/>
      </w:sdtPr>
      <w:sdtContent>
        <w:r>
          <w:rPr>
            <w:lang w:val="zh-CN"/>
          </w:rPr>
          <w:t>[</w:t>
        </w:r>
        <w:r>
          <w:rPr>
            <w:lang w:val="zh-CN"/>
          </w:rPr>
          <w:t>在此处键入</w:t>
        </w:r>
        <w:r>
          <w:rPr>
            <w:lang w:val="zh-CN"/>
          </w:rPr>
          <w:t>]</w:t>
        </w:r>
      </w:sdtContent>
    </w:sdt>
    <w:r>
      <w:ptab w:relativeTo="margin" w:alignment="right" w:leader="none"/>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6A50" w14:textId="5AAC4201" w:rsidR="000F4B51" w:rsidRDefault="000F4B51">
    <w:pPr>
      <w:pStyle w:val="a7"/>
      <w:ind w:firstLineChars="0" w:firstLine="0"/>
    </w:pPr>
    <w:r>
      <w:ptab w:relativeTo="margin" w:alignment="center" w:leader="none"/>
    </w:r>
    <w:r>
      <w:fldChar w:fldCharType="begin"/>
    </w:r>
    <w:r>
      <w:instrText>STYLEREF "</w:instrText>
    </w:r>
    <w:r>
      <w:instrText>标题</w:instrText>
    </w:r>
    <w:r>
      <w:instrText xml:space="preserve"> 1" \* MERGEFORMAT</w:instrText>
    </w:r>
    <w:r>
      <w:fldChar w:fldCharType="separate"/>
    </w:r>
    <w:r w:rsidR="004D13BF">
      <w:rPr>
        <w:rFonts w:hint="eastAsia"/>
        <w:noProof/>
      </w:rPr>
      <w:t>致</w:t>
    </w:r>
    <w:r w:rsidR="004D13BF">
      <w:rPr>
        <w:rFonts w:hint="eastAsia"/>
        <w:noProof/>
      </w:rPr>
      <w:t xml:space="preserve"> </w:t>
    </w:r>
    <w:r w:rsidR="004D13BF">
      <w:rPr>
        <w:rFonts w:hint="eastAsia"/>
        <w:noProof/>
      </w:rPr>
      <w:t>谢</w:t>
    </w:r>
    <w:r>
      <w:rPr>
        <w:noProof/>
      </w:rPr>
      <w:fldChar w:fldCharType="end"/>
    </w:r>
    <w:r>
      <w:ptab w:relativeTo="margin" w:alignment="right" w:leader="none"/>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D667" w14:textId="77777777" w:rsidR="000F4B51" w:rsidRDefault="000F4B51">
    <w:pPr>
      <w:pStyle w:val="a7"/>
      <w:ind w:firstLine="360"/>
    </w:pPr>
    <w:r>
      <w:ptab w:relativeTo="margin" w:alignment="center" w:leader="none"/>
    </w:r>
    <w:r>
      <w:rPr>
        <w:rFonts w:hint="eastAsia"/>
      </w:rPr>
      <w:t>基于大语言模型与</w:t>
    </w:r>
    <w:r>
      <w:rPr>
        <w:rFonts w:hint="eastAsia"/>
      </w:rPr>
      <w:t>RAG</w:t>
    </w:r>
    <w:r>
      <w:rPr>
        <w:rFonts w:hint="eastAsia"/>
      </w:rPr>
      <w:t>的企业智能问答机制与实现</w:t>
    </w:r>
    <w:r>
      <w:ptab w:relativeTo="margin" w:alignment="right" w:leader="none"/>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128F" w14:textId="77777777" w:rsidR="000F4B51" w:rsidRDefault="000F4B51">
    <w:pPr>
      <w:pStyle w:val="a7"/>
      <w:ind w:firstLine="360"/>
    </w:pPr>
    <w:r>
      <w:ptab w:relativeTo="margin" w:alignment="center" w:leader="none"/>
    </w:r>
    <w:sdt>
      <w:sdtPr>
        <w:id w:val="-1119985727"/>
        <w:temporary/>
        <w:showingPlcHdr/>
      </w:sdtPr>
      <w:sdtContent>
        <w:r>
          <w:rPr>
            <w:lang w:val="zh-CN"/>
          </w:rPr>
          <w:t>[</w:t>
        </w:r>
        <w:r>
          <w:rPr>
            <w:lang w:val="zh-CN"/>
          </w:rPr>
          <w:t>在此处键入</w:t>
        </w:r>
        <w:r>
          <w:rPr>
            <w:lang w:val="zh-CN"/>
          </w:rPr>
          <w:t>]</w:t>
        </w:r>
      </w:sdtContent>
    </w:sdt>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543E10"/>
    <w:multiLevelType w:val="singleLevel"/>
    <w:tmpl w:val="8E543E10"/>
    <w:lvl w:ilvl="0">
      <w:start w:val="1"/>
      <w:numFmt w:val="decimal"/>
      <w:lvlText w:val="%1."/>
      <w:lvlJc w:val="left"/>
      <w:pPr>
        <w:ind w:left="1984" w:hanging="425"/>
      </w:pPr>
      <w:rPr>
        <w:rFonts w:hint="default"/>
      </w:rPr>
    </w:lvl>
  </w:abstractNum>
  <w:abstractNum w:abstractNumId="1" w15:restartNumberingAfterBreak="0">
    <w:nsid w:val="90ECB756"/>
    <w:multiLevelType w:val="singleLevel"/>
    <w:tmpl w:val="90ECB756"/>
    <w:lvl w:ilvl="0">
      <w:start w:val="1"/>
      <w:numFmt w:val="decimal"/>
      <w:suff w:val="nothing"/>
      <w:lvlText w:val="%1．"/>
      <w:lvlJc w:val="left"/>
      <w:pPr>
        <w:ind w:left="0" w:firstLine="400"/>
      </w:pPr>
      <w:rPr>
        <w:rFonts w:hint="default"/>
      </w:rPr>
    </w:lvl>
  </w:abstractNum>
  <w:abstractNum w:abstractNumId="2" w15:restartNumberingAfterBreak="0">
    <w:nsid w:val="9E71BC9A"/>
    <w:multiLevelType w:val="singleLevel"/>
    <w:tmpl w:val="9E71BC9A"/>
    <w:lvl w:ilvl="0">
      <w:start w:val="1"/>
      <w:numFmt w:val="decimal"/>
      <w:suff w:val="nothing"/>
      <w:lvlText w:val="%1．"/>
      <w:lvlJc w:val="left"/>
      <w:pPr>
        <w:ind w:left="0" w:firstLine="400"/>
      </w:pPr>
      <w:rPr>
        <w:rFonts w:hint="default"/>
      </w:rPr>
    </w:lvl>
  </w:abstractNum>
  <w:abstractNum w:abstractNumId="3" w15:restartNumberingAfterBreak="0">
    <w:nsid w:val="BB4F33CE"/>
    <w:multiLevelType w:val="singleLevel"/>
    <w:tmpl w:val="BB4F33CE"/>
    <w:lvl w:ilvl="0">
      <w:start w:val="1"/>
      <w:numFmt w:val="decimal"/>
      <w:suff w:val="nothing"/>
      <w:lvlText w:val="%1．"/>
      <w:lvlJc w:val="left"/>
      <w:pPr>
        <w:ind w:left="0" w:firstLine="400"/>
      </w:pPr>
      <w:rPr>
        <w:rFonts w:hint="default"/>
      </w:rPr>
    </w:lvl>
  </w:abstractNum>
  <w:abstractNum w:abstractNumId="4" w15:restartNumberingAfterBreak="0">
    <w:nsid w:val="D80C716D"/>
    <w:multiLevelType w:val="singleLevel"/>
    <w:tmpl w:val="D80C716D"/>
    <w:lvl w:ilvl="0">
      <w:start w:val="1"/>
      <w:numFmt w:val="decimal"/>
      <w:suff w:val="nothing"/>
      <w:lvlText w:val="%1．"/>
      <w:lvlJc w:val="left"/>
      <w:pPr>
        <w:ind w:left="0" w:firstLine="400"/>
      </w:pPr>
      <w:rPr>
        <w:rFonts w:hint="default"/>
      </w:rPr>
    </w:lvl>
  </w:abstractNum>
  <w:abstractNum w:abstractNumId="5" w15:restartNumberingAfterBreak="0">
    <w:nsid w:val="0251B587"/>
    <w:multiLevelType w:val="singleLevel"/>
    <w:tmpl w:val="0251B587"/>
    <w:lvl w:ilvl="0">
      <w:start w:val="1"/>
      <w:numFmt w:val="decimal"/>
      <w:suff w:val="nothing"/>
      <w:lvlText w:val="%1．"/>
      <w:lvlJc w:val="left"/>
      <w:pPr>
        <w:ind w:left="0" w:firstLine="400"/>
      </w:pPr>
      <w:rPr>
        <w:rFonts w:hint="default"/>
      </w:rPr>
    </w:lvl>
  </w:abstractNum>
  <w:abstractNum w:abstractNumId="6" w15:restartNumberingAfterBreak="0">
    <w:nsid w:val="0B126082"/>
    <w:multiLevelType w:val="multilevel"/>
    <w:tmpl w:val="0B12608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0BB12A97"/>
    <w:multiLevelType w:val="multilevel"/>
    <w:tmpl w:val="0BB12A97"/>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0FA15582"/>
    <w:multiLevelType w:val="multilevel"/>
    <w:tmpl w:val="0FA1558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10A11B37"/>
    <w:multiLevelType w:val="hybridMultilevel"/>
    <w:tmpl w:val="A97CA798"/>
    <w:lvl w:ilvl="0" w:tplc="0409000F">
      <w:start w:val="1"/>
      <w:numFmt w:val="decimal"/>
      <w:lvlText w:val="%1."/>
      <w:lvlJc w:val="left"/>
      <w:pPr>
        <w:ind w:left="1206" w:hanging="440"/>
      </w:pPr>
    </w:lvl>
    <w:lvl w:ilvl="1" w:tplc="04090019" w:tentative="1">
      <w:start w:val="1"/>
      <w:numFmt w:val="lowerLetter"/>
      <w:lvlText w:val="%2)"/>
      <w:lvlJc w:val="left"/>
      <w:pPr>
        <w:ind w:left="1646" w:hanging="440"/>
      </w:pPr>
    </w:lvl>
    <w:lvl w:ilvl="2" w:tplc="0409001B" w:tentative="1">
      <w:start w:val="1"/>
      <w:numFmt w:val="lowerRoman"/>
      <w:lvlText w:val="%3."/>
      <w:lvlJc w:val="right"/>
      <w:pPr>
        <w:ind w:left="2086" w:hanging="440"/>
      </w:pPr>
    </w:lvl>
    <w:lvl w:ilvl="3" w:tplc="0409000F" w:tentative="1">
      <w:start w:val="1"/>
      <w:numFmt w:val="decimal"/>
      <w:lvlText w:val="%4."/>
      <w:lvlJc w:val="left"/>
      <w:pPr>
        <w:ind w:left="2526" w:hanging="440"/>
      </w:pPr>
    </w:lvl>
    <w:lvl w:ilvl="4" w:tplc="04090019" w:tentative="1">
      <w:start w:val="1"/>
      <w:numFmt w:val="lowerLetter"/>
      <w:lvlText w:val="%5)"/>
      <w:lvlJc w:val="left"/>
      <w:pPr>
        <w:ind w:left="2966" w:hanging="440"/>
      </w:pPr>
    </w:lvl>
    <w:lvl w:ilvl="5" w:tplc="0409001B" w:tentative="1">
      <w:start w:val="1"/>
      <w:numFmt w:val="lowerRoman"/>
      <w:lvlText w:val="%6."/>
      <w:lvlJc w:val="right"/>
      <w:pPr>
        <w:ind w:left="3406" w:hanging="440"/>
      </w:pPr>
    </w:lvl>
    <w:lvl w:ilvl="6" w:tplc="0409000F" w:tentative="1">
      <w:start w:val="1"/>
      <w:numFmt w:val="decimal"/>
      <w:lvlText w:val="%7."/>
      <w:lvlJc w:val="left"/>
      <w:pPr>
        <w:ind w:left="3846" w:hanging="440"/>
      </w:pPr>
    </w:lvl>
    <w:lvl w:ilvl="7" w:tplc="04090019" w:tentative="1">
      <w:start w:val="1"/>
      <w:numFmt w:val="lowerLetter"/>
      <w:lvlText w:val="%8)"/>
      <w:lvlJc w:val="left"/>
      <w:pPr>
        <w:ind w:left="4286" w:hanging="440"/>
      </w:pPr>
    </w:lvl>
    <w:lvl w:ilvl="8" w:tplc="0409001B" w:tentative="1">
      <w:start w:val="1"/>
      <w:numFmt w:val="lowerRoman"/>
      <w:lvlText w:val="%9."/>
      <w:lvlJc w:val="right"/>
      <w:pPr>
        <w:ind w:left="4726" w:hanging="440"/>
      </w:pPr>
    </w:lvl>
  </w:abstractNum>
  <w:abstractNum w:abstractNumId="10" w15:restartNumberingAfterBreak="0">
    <w:nsid w:val="11F230F3"/>
    <w:multiLevelType w:val="multilevel"/>
    <w:tmpl w:val="11F230F3"/>
    <w:lvl w:ilvl="0">
      <w:start w:val="1"/>
      <w:numFmt w:val="decimal"/>
      <w:lvlText w:val="%1."/>
      <w:lvlJc w:val="left"/>
      <w:pPr>
        <w:ind w:left="842" w:hanging="36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1" w15:restartNumberingAfterBreak="0">
    <w:nsid w:val="168B1442"/>
    <w:multiLevelType w:val="multilevel"/>
    <w:tmpl w:val="168B1442"/>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18DF6299"/>
    <w:multiLevelType w:val="hybridMultilevel"/>
    <w:tmpl w:val="EAFA20AC"/>
    <w:lvl w:ilvl="0" w:tplc="6A082AA8">
      <w:start w:val="7"/>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B803548"/>
    <w:multiLevelType w:val="multilevel"/>
    <w:tmpl w:val="1B803548"/>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1EA425C5"/>
    <w:multiLevelType w:val="multilevel"/>
    <w:tmpl w:val="1EA425C5"/>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216A09EF"/>
    <w:multiLevelType w:val="multilevel"/>
    <w:tmpl w:val="216A09EF"/>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2304A83"/>
    <w:multiLevelType w:val="multilevel"/>
    <w:tmpl w:val="22304A83"/>
    <w:lvl w:ilvl="0">
      <w:start w:val="1"/>
      <w:numFmt w:val="decimal"/>
      <w:lvlText w:val="%1."/>
      <w:lvlJc w:val="left"/>
      <w:pPr>
        <w:ind w:left="760" w:hanging="360"/>
      </w:pPr>
      <w:rPr>
        <w:rFonts w:hint="default"/>
      </w:rPr>
    </w:lvl>
    <w:lvl w:ilvl="1">
      <w:start w:val="1"/>
      <w:numFmt w:val="lowerLetter"/>
      <w:lvlText w:val="%2)"/>
      <w:lvlJc w:val="left"/>
      <w:pPr>
        <w:ind w:left="1280" w:hanging="440"/>
      </w:pPr>
    </w:lvl>
    <w:lvl w:ilvl="2">
      <w:start w:val="1"/>
      <w:numFmt w:val="lowerRoman"/>
      <w:lvlText w:val="%3."/>
      <w:lvlJc w:val="right"/>
      <w:pPr>
        <w:ind w:left="1720" w:hanging="440"/>
      </w:pPr>
    </w:lvl>
    <w:lvl w:ilvl="3">
      <w:start w:val="1"/>
      <w:numFmt w:val="decimal"/>
      <w:lvlText w:val="%4."/>
      <w:lvlJc w:val="left"/>
      <w:pPr>
        <w:ind w:left="2160" w:hanging="440"/>
      </w:pPr>
    </w:lvl>
    <w:lvl w:ilvl="4">
      <w:start w:val="1"/>
      <w:numFmt w:val="lowerLetter"/>
      <w:lvlText w:val="%5)"/>
      <w:lvlJc w:val="left"/>
      <w:pPr>
        <w:ind w:left="2600" w:hanging="440"/>
      </w:pPr>
    </w:lvl>
    <w:lvl w:ilvl="5">
      <w:start w:val="1"/>
      <w:numFmt w:val="lowerRoman"/>
      <w:lvlText w:val="%6."/>
      <w:lvlJc w:val="right"/>
      <w:pPr>
        <w:ind w:left="3040" w:hanging="440"/>
      </w:pPr>
    </w:lvl>
    <w:lvl w:ilvl="6">
      <w:start w:val="1"/>
      <w:numFmt w:val="decimal"/>
      <w:lvlText w:val="%7."/>
      <w:lvlJc w:val="left"/>
      <w:pPr>
        <w:ind w:left="3480" w:hanging="440"/>
      </w:pPr>
    </w:lvl>
    <w:lvl w:ilvl="7">
      <w:start w:val="1"/>
      <w:numFmt w:val="lowerLetter"/>
      <w:lvlText w:val="%8)"/>
      <w:lvlJc w:val="left"/>
      <w:pPr>
        <w:ind w:left="3920" w:hanging="440"/>
      </w:pPr>
    </w:lvl>
    <w:lvl w:ilvl="8">
      <w:start w:val="1"/>
      <w:numFmt w:val="lowerRoman"/>
      <w:lvlText w:val="%9."/>
      <w:lvlJc w:val="right"/>
      <w:pPr>
        <w:ind w:left="4360" w:hanging="440"/>
      </w:pPr>
    </w:lvl>
  </w:abstractNum>
  <w:abstractNum w:abstractNumId="17" w15:restartNumberingAfterBreak="0">
    <w:nsid w:val="22D207FB"/>
    <w:multiLevelType w:val="hybridMultilevel"/>
    <w:tmpl w:val="C94CF5D0"/>
    <w:lvl w:ilvl="0" w:tplc="6DBE90EA">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56265AD"/>
    <w:multiLevelType w:val="multilevel"/>
    <w:tmpl w:val="EB0E2B0A"/>
    <w:lvl w:ilvl="0">
      <w:start w:val="8"/>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6D97CFF"/>
    <w:multiLevelType w:val="multilevel"/>
    <w:tmpl w:val="26D97CFF"/>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26DA35F0"/>
    <w:multiLevelType w:val="multilevel"/>
    <w:tmpl w:val="26DA35F0"/>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2AEE1697"/>
    <w:multiLevelType w:val="multilevel"/>
    <w:tmpl w:val="2AEE1697"/>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2B840FF8"/>
    <w:multiLevelType w:val="multilevel"/>
    <w:tmpl w:val="BA443386"/>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E424978"/>
    <w:multiLevelType w:val="multilevel"/>
    <w:tmpl w:val="2E424978"/>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2ED6086D"/>
    <w:multiLevelType w:val="singleLevel"/>
    <w:tmpl w:val="2ED6086D"/>
    <w:lvl w:ilvl="0">
      <w:start w:val="1"/>
      <w:numFmt w:val="decimal"/>
      <w:lvlText w:val="%1."/>
      <w:lvlJc w:val="left"/>
      <w:pPr>
        <w:tabs>
          <w:tab w:val="left" w:pos="312"/>
        </w:tabs>
      </w:pPr>
    </w:lvl>
  </w:abstractNum>
  <w:abstractNum w:abstractNumId="25" w15:restartNumberingAfterBreak="0">
    <w:nsid w:val="351A521F"/>
    <w:multiLevelType w:val="hybridMultilevel"/>
    <w:tmpl w:val="CC40331A"/>
    <w:lvl w:ilvl="0" w:tplc="EF80BA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6A513AE"/>
    <w:multiLevelType w:val="singleLevel"/>
    <w:tmpl w:val="36A513AE"/>
    <w:lvl w:ilvl="0">
      <w:start w:val="1"/>
      <w:numFmt w:val="decimal"/>
      <w:lvlText w:val="%1."/>
      <w:lvlJc w:val="left"/>
      <w:pPr>
        <w:tabs>
          <w:tab w:val="left" w:pos="312"/>
        </w:tabs>
      </w:pPr>
    </w:lvl>
  </w:abstractNum>
  <w:abstractNum w:abstractNumId="27" w15:restartNumberingAfterBreak="0">
    <w:nsid w:val="36FA54CF"/>
    <w:multiLevelType w:val="multilevel"/>
    <w:tmpl w:val="36FA54CF"/>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3E881B9A"/>
    <w:multiLevelType w:val="hybridMultilevel"/>
    <w:tmpl w:val="CD26A4A0"/>
    <w:lvl w:ilvl="0" w:tplc="2E60A58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684747A"/>
    <w:multiLevelType w:val="hybridMultilevel"/>
    <w:tmpl w:val="A9DCD524"/>
    <w:lvl w:ilvl="0" w:tplc="59BE3948">
      <w:start w:val="1"/>
      <w:numFmt w:val="decimal"/>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9CA08CB"/>
    <w:multiLevelType w:val="multilevel"/>
    <w:tmpl w:val="49CA08CB"/>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D6F6B6D"/>
    <w:multiLevelType w:val="singleLevel"/>
    <w:tmpl w:val="FA54F16E"/>
    <w:lvl w:ilvl="0">
      <w:start w:val="1"/>
      <w:numFmt w:val="decimal"/>
      <w:lvlText w:val="%1."/>
      <w:lvlJc w:val="left"/>
      <w:pPr>
        <w:tabs>
          <w:tab w:val="left" w:pos="312"/>
        </w:tabs>
      </w:pPr>
      <w:rPr>
        <w:rFonts w:asciiTheme="minorHAnsi" w:eastAsiaTheme="minorEastAsia" w:hAnsiTheme="minorHAnsi" w:cstheme="minorBidi"/>
      </w:rPr>
    </w:lvl>
  </w:abstractNum>
  <w:abstractNum w:abstractNumId="32" w15:restartNumberingAfterBreak="0">
    <w:nsid w:val="5201383D"/>
    <w:multiLevelType w:val="multilevel"/>
    <w:tmpl w:val="5201383D"/>
    <w:lvl w:ilvl="0">
      <w:start w:val="1"/>
      <w:numFmt w:val="decimal"/>
      <w:lvlText w:val="%1."/>
      <w:lvlJc w:val="left"/>
      <w:pPr>
        <w:ind w:left="1600" w:hanging="440"/>
      </w:pPr>
    </w:lvl>
    <w:lvl w:ilvl="1">
      <w:start w:val="1"/>
      <w:numFmt w:val="low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low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lowerLetter"/>
      <w:lvlText w:val="%8)"/>
      <w:lvlJc w:val="left"/>
      <w:pPr>
        <w:ind w:left="4680" w:hanging="440"/>
      </w:pPr>
    </w:lvl>
    <w:lvl w:ilvl="8">
      <w:start w:val="1"/>
      <w:numFmt w:val="lowerRoman"/>
      <w:lvlText w:val="%9."/>
      <w:lvlJc w:val="right"/>
      <w:pPr>
        <w:ind w:left="5120" w:hanging="440"/>
      </w:pPr>
    </w:lvl>
  </w:abstractNum>
  <w:abstractNum w:abstractNumId="33" w15:restartNumberingAfterBreak="0">
    <w:nsid w:val="52635F51"/>
    <w:multiLevelType w:val="multilevel"/>
    <w:tmpl w:val="52635F5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5B9A63A3"/>
    <w:multiLevelType w:val="hybridMultilevel"/>
    <w:tmpl w:val="EE886428"/>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5" w15:restartNumberingAfterBreak="0">
    <w:nsid w:val="60167166"/>
    <w:multiLevelType w:val="hybridMultilevel"/>
    <w:tmpl w:val="0AD630B8"/>
    <w:lvl w:ilvl="0" w:tplc="0409000F">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36" w15:restartNumberingAfterBreak="0">
    <w:nsid w:val="67384E21"/>
    <w:multiLevelType w:val="singleLevel"/>
    <w:tmpl w:val="67384E21"/>
    <w:lvl w:ilvl="0">
      <w:start w:val="1"/>
      <w:numFmt w:val="decimal"/>
      <w:suff w:val="nothing"/>
      <w:lvlText w:val="%1．"/>
      <w:lvlJc w:val="left"/>
      <w:pPr>
        <w:ind w:left="0" w:firstLine="400"/>
      </w:pPr>
      <w:rPr>
        <w:rFonts w:hint="default"/>
      </w:rPr>
    </w:lvl>
  </w:abstractNum>
  <w:abstractNum w:abstractNumId="37" w15:restartNumberingAfterBreak="0">
    <w:nsid w:val="6B183B16"/>
    <w:multiLevelType w:val="multilevel"/>
    <w:tmpl w:val="032E642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BB7E81"/>
    <w:multiLevelType w:val="hybridMultilevel"/>
    <w:tmpl w:val="EE886428"/>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6E7965ED"/>
    <w:multiLevelType w:val="hybridMultilevel"/>
    <w:tmpl w:val="EE8864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02D4FB6"/>
    <w:multiLevelType w:val="hybridMultilevel"/>
    <w:tmpl w:val="5EE2A16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61B2E6F"/>
    <w:multiLevelType w:val="multilevel"/>
    <w:tmpl w:val="761B2E6F"/>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15:restartNumberingAfterBreak="0">
    <w:nsid w:val="7650225A"/>
    <w:multiLevelType w:val="multilevel"/>
    <w:tmpl w:val="7650225A"/>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3" w15:restartNumberingAfterBreak="0">
    <w:nsid w:val="79BA1D0F"/>
    <w:multiLevelType w:val="singleLevel"/>
    <w:tmpl w:val="79BA1D0F"/>
    <w:lvl w:ilvl="0">
      <w:start w:val="1"/>
      <w:numFmt w:val="decimal"/>
      <w:lvlText w:val="%1."/>
      <w:lvlJc w:val="left"/>
      <w:pPr>
        <w:tabs>
          <w:tab w:val="left" w:pos="312"/>
        </w:tabs>
      </w:pPr>
    </w:lvl>
  </w:abstractNum>
  <w:abstractNum w:abstractNumId="44" w15:restartNumberingAfterBreak="0">
    <w:nsid w:val="7DA33B51"/>
    <w:multiLevelType w:val="hybridMultilevel"/>
    <w:tmpl w:val="41EC4850"/>
    <w:lvl w:ilvl="0" w:tplc="F306D6DC">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F0D7D33"/>
    <w:multiLevelType w:val="hybridMultilevel"/>
    <w:tmpl w:val="39D4DCFE"/>
    <w:lvl w:ilvl="0" w:tplc="ABF080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F1101C7"/>
    <w:multiLevelType w:val="multilevel"/>
    <w:tmpl w:val="7F1101C7"/>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46369526">
    <w:abstractNumId w:val="2"/>
  </w:num>
  <w:num w:numId="2" w16cid:durableId="1531257816">
    <w:abstractNumId w:val="0"/>
  </w:num>
  <w:num w:numId="3" w16cid:durableId="1554000109">
    <w:abstractNumId w:val="27"/>
  </w:num>
  <w:num w:numId="4" w16cid:durableId="522791526">
    <w:abstractNumId w:val="23"/>
  </w:num>
  <w:num w:numId="5" w16cid:durableId="1323044232">
    <w:abstractNumId w:val="30"/>
  </w:num>
  <w:num w:numId="6" w16cid:durableId="1326856200">
    <w:abstractNumId w:val="15"/>
  </w:num>
  <w:num w:numId="7" w16cid:durableId="1511677551">
    <w:abstractNumId w:val="14"/>
  </w:num>
  <w:num w:numId="8" w16cid:durableId="1314212198">
    <w:abstractNumId w:val="19"/>
  </w:num>
  <w:num w:numId="9" w16cid:durableId="228224952">
    <w:abstractNumId w:val="11"/>
  </w:num>
  <w:num w:numId="10" w16cid:durableId="832725744">
    <w:abstractNumId w:val="7"/>
  </w:num>
  <w:num w:numId="11" w16cid:durableId="1138523950">
    <w:abstractNumId w:val="33"/>
  </w:num>
  <w:num w:numId="12" w16cid:durableId="168717123">
    <w:abstractNumId w:val="41"/>
  </w:num>
  <w:num w:numId="13" w16cid:durableId="190264052">
    <w:abstractNumId w:val="46"/>
  </w:num>
  <w:num w:numId="14" w16cid:durableId="681735965">
    <w:abstractNumId w:val="13"/>
  </w:num>
  <w:num w:numId="15" w16cid:durableId="659845259">
    <w:abstractNumId w:val="24"/>
  </w:num>
  <w:num w:numId="16" w16cid:durableId="1469085912">
    <w:abstractNumId w:val="26"/>
  </w:num>
  <w:num w:numId="17" w16cid:durableId="271859629">
    <w:abstractNumId w:val="43"/>
  </w:num>
  <w:num w:numId="18" w16cid:durableId="854803229">
    <w:abstractNumId w:val="31"/>
  </w:num>
  <w:num w:numId="19" w16cid:durableId="1894197729">
    <w:abstractNumId w:val="10"/>
  </w:num>
  <w:num w:numId="20" w16cid:durableId="698118987">
    <w:abstractNumId w:val="1"/>
  </w:num>
  <w:num w:numId="21" w16cid:durableId="551036417">
    <w:abstractNumId w:val="36"/>
  </w:num>
  <w:num w:numId="22" w16cid:durableId="1634481257">
    <w:abstractNumId w:val="3"/>
  </w:num>
  <w:num w:numId="23" w16cid:durableId="1838764511">
    <w:abstractNumId w:val="16"/>
  </w:num>
  <w:num w:numId="24" w16cid:durableId="1991129810">
    <w:abstractNumId w:val="5"/>
  </w:num>
  <w:num w:numId="25" w16cid:durableId="1414473974">
    <w:abstractNumId w:val="4"/>
  </w:num>
  <w:num w:numId="26" w16cid:durableId="1382053408">
    <w:abstractNumId w:val="32"/>
  </w:num>
  <w:num w:numId="27" w16cid:durableId="164898902">
    <w:abstractNumId w:val="6"/>
  </w:num>
  <w:num w:numId="28" w16cid:durableId="308097486">
    <w:abstractNumId w:val="8"/>
  </w:num>
  <w:num w:numId="29" w16cid:durableId="1091582390">
    <w:abstractNumId w:val="42"/>
  </w:num>
  <w:num w:numId="30" w16cid:durableId="1093282379">
    <w:abstractNumId w:val="21"/>
  </w:num>
  <w:num w:numId="31" w16cid:durableId="1115366088">
    <w:abstractNumId w:val="20"/>
  </w:num>
  <w:num w:numId="32" w16cid:durableId="1799838074">
    <w:abstractNumId w:val="35"/>
  </w:num>
  <w:num w:numId="33" w16cid:durableId="509181581">
    <w:abstractNumId w:val="9"/>
  </w:num>
  <w:num w:numId="34" w16cid:durableId="460153283">
    <w:abstractNumId w:val="40"/>
  </w:num>
  <w:num w:numId="35" w16cid:durableId="423262024">
    <w:abstractNumId w:val="39"/>
  </w:num>
  <w:num w:numId="36" w16cid:durableId="859320124">
    <w:abstractNumId w:val="34"/>
  </w:num>
  <w:num w:numId="37" w16cid:durableId="1577204191">
    <w:abstractNumId w:val="38"/>
  </w:num>
  <w:num w:numId="38" w16cid:durableId="1102918646">
    <w:abstractNumId w:val="29"/>
  </w:num>
  <w:num w:numId="39" w16cid:durableId="974992528">
    <w:abstractNumId w:val="44"/>
  </w:num>
  <w:num w:numId="40" w16cid:durableId="369689387">
    <w:abstractNumId w:val="17"/>
  </w:num>
  <w:num w:numId="41" w16cid:durableId="437875871">
    <w:abstractNumId w:val="37"/>
  </w:num>
  <w:num w:numId="42" w16cid:durableId="1875383237">
    <w:abstractNumId w:val="45"/>
  </w:num>
  <w:num w:numId="43" w16cid:durableId="127163890">
    <w:abstractNumId w:val="25"/>
  </w:num>
  <w:num w:numId="44" w16cid:durableId="565795740">
    <w:abstractNumId w:val="22"/>
  </w:num>
  <w:num w:numId="45" w16cid:durableId="850148424">
    <w:abstractNumId w:val="28"/>
  </w:num>
  <w:num w:numId="46" w16cid:durableId="908001650">
    <w:abstractNumId w:val="12"/>
  </w:num>
  <w:num w:numId="47" w16cid:durableId="163717643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梦 毛">
    <w15:presenceInfo w15:providerId="Windows Live" w15:userId="44af9b4789d368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6"/>
  <w:drawingGridVerticalSpacing w:val="163"/>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jk2NjYwZGRlZDc5ZDZlMWQxNDE4YmY2YTAwMWU2NzEifQ=="/>
    <w:docVar w:name="NE.Ref{285C7ACC-3466-42CB-A371-4DA1CE046E16}" w:val=" ADDIN NE.Ref.{285C7ACC-3466-42CB-A371-4DA1CE046E16}&lt;Citation&gt;&lt;Group&gt;&lt;References&gt;&lt;Item&gt;&lt;ID&gt;552&lt;/ID&gt;&lt;UID&gt;{FD1F8D7A-91A0-4C54-A45F-7282294FECB0}&lt;/UID&gt;&lt;Title&gt;基于开源RAG架构的校企专利技术合作问答应用研究&lt;/Title&gt;&lt;Template&gt;Journal Article&lt;/Template&gt;&lt;Star&gt;0&lt;/Star&gt;&lt;Tag&gt;5&lt;/Tag&gt;&lt;Author&gt;郝世博; 史东昊; 唐裕晨&lt;/Author&gt;&lt;Year&gt;2024&lt;/Year&gt;&lt;Details&gt;&lt;_author_adr&gt;南京理工大学知识产权学院;南京理工大学公共事务学院;&lt;/_author_adr&gt;&lt;_db_provider&gt;CNKI&lt;/_db_provider&gt;&lt;_isbn&gt;1006-8554&lt;/_isbn&gt;&lt;_issue&gt;05&lt;/_issue&gt;&lt;_journal&gt;技术与市场&lt;/_journal&gt;&lt;_keywords&gt;校企专利技术合作;知识库问答;检索增强生成(RAG);大语言模型&lt;/_keywords&gt;&lt;_pages&gt;1-11&lt;/_pages&gt;&lt;_url&gt;https://kns.cnki.net/kcms2/article/abstract?v=tdDAU2ZCd1rUWDQ5HPN53RuQiPqjXCLqzGhb5smcDcGbyu26B4_3_RIreru05QQyr3XHRqMHCoxI0PHSoL2-Zbs9MH5XaYPR9ELJQA0Tpa5nq9N83Lh_zgyHyW1OZJErLElCHSBma-24LgY0QvxQvOHWpyerNXO6o5Snr4XLvH6URmZ6YGsejxJrdNNSOwPi&amp;amp;uniplatform=NZKPT&amp;amp;language=CHS&lt;/_url&gt;&lt;_volume&gt;31&lt;/_volume&gt;&lt;_created&gt;66443019&lt;/_created&gt;&lt;_modified&gt;66443112&lt;/_modified&gt;&lt;_translated_author&gt;Hao, Shi bo;Shi, Dong hao;Tang, Yu chen&lt;/_translated_author&gt;&lt;/Details&gt;&lt;Extra&gt;&lt;DBUID&gt;{4639BE48-E8DA-433D-936E-D6A27A715D41}&lt;/DBUID&gt;&lt;/Extra&gt;&lt;/Item&gt;&lt;/References&gt;&lt;/Group&gt;&lt;/Citation&gt;_x000a_"/>
    <w:docVar w:name="NE.Ref{2C08F348-9AFC-429E-B088-9EC9C2E50E94}" w:val=" ADDIN NE.Ref.{2C08F348-9AFC-429E-B088-9EC9C2E50E94}&lt;Citation&gt;&lt;Group&gt;&lt;References&gt;&lt;Item&gt;&lt;ID&gt;555&lt;/ID&gt;&lt;UID&gt;{9980C78A-26C3-4C6E-9722-8542CD9491EB}&lt;/UID&gt;&lt;Title&gt;智能问答系统在垂直领域应用的效果评估与优化策略&lt;/Title&gt;&lt;Template&gt;Journal Article&lt;/Template&gt;&lt;Star&gt;0&lt;/Star&gt;&lt;Tag&gt;0&lt;/Tag&gt;&lt;Author&gt;廖嘉城; 梁怡敏; 张柯; 夏舒蕊; 樊柏荷&lt;/Author&gt;&lt;Year&gt;2025&lt;/Year&gt;&lt;Details&gt;&lt;_author_adr&gt;仟言科技(佛山)有限公司;中山大学政治与公共事务管理学院;四川大学华西临床医学院;四川大学公共管理学院;北京水阔载舟信息科技有限公司;&lt;/_author_adr&gt;&lt;_db_provider&gt;CNKI&lt;/_db_provider&gt;&lt;_isbn&gt;1000-7490&lt;/_isbn&gt;&lt;_issue&gt;S1&lt;/_issue&gt;&lt;_journal&gt;情报理论与实践&lt;/_journal&gt;&lt;_keywords&gt;智能问答系统;垂直领域;效果评估;优化策略;知识图谱;检索增强生成&lt;/_keywords&gt;&lt;_pages&gt;245-250&lt;/_pages&gt;&lt;_url&gt;https://kns.cnki.net/kcms2/article/abstract?v=tdDAU2ZCd1pP9SVlCQjcQf3QlW2p4Hs8HJwMN9wPF5dWUagqyPFOinPzqp5TyCdRCBWQLOK11d7HETx1Kfg42poB3R41PH-i6T2ZB1VXAfj_EsWSJWFjPyss5IWjG4pGngAoCJ6TvZ60R6A-USHk9NtLibexQlsD4FmiCqOjmiKr8JvqcxaijpAPTDq56EVf&amp;amp;uniplatform=NZKPT&amp;amp;language=CHS&lt;/_url&gt;&lt;_volume&gt;48&lt;/_volume&gt;&lt;_created&gt;66443027&lt;/_created&gt;&lt;_modified&gt;66443027&lt;/_modified&gt;&lt;_collection_scope&gt;CSSCI;PKU&lt;/_collection_scope&gt;&lt;_translated_author&gt;Liao, Jia cheng;Liang, Yi min;Zhang, Ke;Xia, Shu rui;Fan, Bo he&lt;/_translated_author&gt;&lt;/Details&gt;&lt;Extra&gt;&lt;DBUID&gt;{4639BE48-E8DA-433D-936E-D6A27A715D41}&lt;/DBUID&gt;&lt;/Extra&gt;&lt;/Item&gt;&lt;/References&gt;&lt;/Group&gt;&lt;/Citation&gt;_x000a_"/>
    <w:docVar w:name="NE.Ref{2C1B611F-C831-4C5B-8B84-8D21B7980488}" w:val=" ADDIN NE.Ref.{2C1B611F-C831-4C5B-8B84-8D21B7980488}&lt;Citation&gt;&lt;Group&gt;&lt;References&gt;&lt;Item&gt;&lt;ID&gt;554&lt;/ID&gt;&lt;UID&gt;{6288A914-FC60-4339-8325-14FA4836D89D}&lt;/UID&gt;&lt;Title&gt;面向RAG的文本分块语义连贯性检测方法研究&lt;/Title&gt;&lt;Template&gt;Journal Article&lt;/Template&gt;&lt;Star&gt;0&lt;/Star&gt;&lt;Tag&gt;0&lt;/Tag&gt;&lt;Author&gt;曹启航; 郑欣&lt;/Author&gt;&lt;Year&gt;2025&lt;/Year&gt;&lt;Details&gt;&lt;_author_adr&gt;贵州师范大学贵州省先进计算全省重点实验室;贵州师范大学网络空间安全学院;&lt;/_author_adr&gt;&lt;_db_provider&gt;CNKI&lt;/_db_provider&gt;&lt;_doi&gt;10.19769/j.zdhy.2025.08.032&lt;/_doi&gt;&lt;_isbn&gt;1674-778X&lt;/_isbn&gt;&lt;_issue&gt;08&lt;/_issue&gt;&lt;_journal&gt;自动化应用&lt;/_journal&gt;&lt;_keywords&gt;文本分块;语义连贯性;拒绝采样;大语言模型;RAG技术&lt;/_keywords&gt;&lt;_pages&gt;124-128+131&lt;/_pages&gt;&lt;_url&gt;https://link.cnki.net/doi/10.19769/j.zdhy.2025.08.032&lt;/_url&gt;&lt;_volume&gt;66&lt;/_volume&gt;&lt;_created&gt;66443025&lt;/_created&gt;&lt;_modified&gt;66443025&lt;/_modified&gt;&lt;_translated_author&gt;Cao, Qi hang;Zheng, Xin&lt;/_translated_author&gt;&lt;/Details&gt;&lt;Extra&gt;&lt;DBUID&gt;{4639BE48-E8DA-433D-936E-D6A27A715D41}&lt;/DBUID&gt;&lt;/Extra&gt;&lt;/Item&gt;&lt;/References&gt;&lt;/Group&gt;&lt;/Citation&gt;_x000a_"/>
    <w:docVar w:name="NE.Ref{408A54F3-8586-42A1-8238-AEE352CB07A8}" w:val=" ADDIN NE.Ref.{408A54F3-8586-42A1-8238-AEE352CB07A8}&lt;Citation&gt;&lt;Group&gt;&lt;References&gt;&lt;Item&gt;&lt;ID&gt;556&lt;/ID&gt;&lt;UID&gt;{FC70E9A8-9E40-4CB8-B3A0-C224C392AFE3}&lt;/UID&gt;&lt;Title&gt;基于Langchain-LLMs框架的智能问答系统的设计与实现&lt;/Title&gt;&lt;Template&gt;Thesis&lt;/Template&gt;&lt;Star&gt;0&lt;/Star&gt;&lt;Tag&gt;0&lt;/Tag&gt;&lt;Author&gt;姜嘉伟&lt;/Author&gt;&lt;Year&gt;2024&lt;/Year&gt;&lt;Details&gt;&lt;_db_provider&gt;CNKI&lt;/_db_provider&gt;&lt;_doi&gt;10.27439/d.cnki.gybdu.2024.000002&lt;/_doi&gt;&lt;_keywords&gt;Langchain;大语言模型;FAISS;智能问答系统&lt;/_keywords&gt;&lt;_publisher&gt;延边大学&lt;/_publisher&gt;&lt;_tertiary_author&gt;尹永学&lt;/_tertiary_author&gt;&lt;_type_work&gt;硕士&lt;/_type_work&gt;&lt;_url&gt;https://link.cnki.net/doi/10.27439/d.cnki.gybdu.2024.000002&lt;/_url&gt;&lt;_created&gt;66443123&lt;/_created&gt;&lt;_modified&gt;66443123&lt;/_modified&gt;&lt;_translated_author&gt;Jiang, Jia wei&lt;/_translated_author&gt;&lt;_translated_tertiary_author&gt;Yin, Yong xue&lt;/_translated_tertiary_author&gt;&lt;/Details&gt;&lt;Extra&gt;&lt;DBUID&gt;{4639BE48-E8DA-433D-936E-D6A27A715D41}&lt;/DBUID&gt;&lt;/Extra&gt;&lt;/Item&gt;&lt;/References&gt;&lt;/Group&gt;&lt;/Citation&gt;_x000a_"/>
    <w:docVar w:name="NE.Ref{411C7BAC-9C77-4B3C-ACD8-7B7C995B6FE9}" w:val=" ADDIN NE.Ref.{411C7BAC-9C77-4B3C-ACD8-7B7C995B6FE9}&lt;Citation&gt;&lt;Group&gt;&lt;References&gt;&lt;Item&gt;&lt;ID&gt;553&lt;/ID&gt;&lt;UID&gt;{630A4662-9B03-4E4C-92F9-A2E36C0E605F}&lt;/UID&gt;&lt;Title&gt;基于检索增强生成技术的企业知识管理系统研究&lt;/Title&gt;&lt;Template&gt;Journal Article&lt;/Template&gt;&lt;Star&gt;0&lt;/Star&gt;&lt;Tag&gt;5&lt;/Tag&gt;&lt;Author&gt;焦时儒&lt;/Author&gt;&lt;Year&gt;2025&lt;/Year&gt;&lt;Details&gt;&lt;_author_adr&gt;北京探索者软件股份有限公司;&lt;/_author_adr&gt;&lt;_db_provider&gt;CNKI&lt;/_db_provider&gt;&lt;_doi&gt;10.13571/j.cnki.cww.2025.16.012&lt;/_doi&gt;&lt;_isbn&gt;1009-1564&lt;/_isbn&gt;&lt;_issue&gt;16&lt;/_issue&gt;&lt;_journal&gt;通信世界&lt;/_journal&gt;&lt;_pages&gt;45-48&lt;/_pages&gt;&lt;_url&gt;https://link.cnki.net/doi/10.13571/j.cnki.cww.2025.16.012&lt;/_url&gt;&lt;_created&gt;66443022&lt;/_created&gt;&lt;_modified&gt;66443117&lt;/_modified&gt;&lt;_accessed&gt;66443114&lt;/_accessed&gt;&lt;_translated_author&gt;Jiao, Shi ru&lt;/_translated_author&gt;&lt;/Details&gt;&lt;Extra&gt;&lt;DBUID&gt;{4639BE48-E8DA-433D-936E-D6A27A715D41}&lt;/DBUID&gt;&lt;/Extra&gt;&lt;/Item&gt;&lt;/References&gt;&lt;/Group&gt;&lt;/Citation&gt;_x000a_"/>
    <w:docVar w:name="NE.Ref{5079C6D7-733E-40AA-BEC7-6947A7D88320}" w:val=" ADDIN NE.Ref.{5079C6D7-733E-40AA-BEC7-6947A7D88320}&lt;Citation&gt;&lt;Group&gt;&lt;References&gt;&lt;Item&gt;&lt;ID&gt;545&lt;/ID&gt;&lt;UID&gt;{2025EDC4-6587-497D-9FCD-06A7FEAB4080}&lt;/UID&gt;&lt;Title&gt;数字化转型背景下建筑企业知识管理能力评价研究&lt;/Title&gt;&lt;Template&gt;Thesis&lt;/Template&gt;&lt;Star&gt;0&lt;/Star&gt;&lt;Tag&gt;5&lt;/Tag&gt;&lt;Author&gt;董晶晶&lt;/Author&gt;&lt;Year&gt;2025&lt;/Year&gt;&lt;Details&gt;&lt;_db_provider&gt;CNKI&lt;/_db_provider&gt;&lt;_doi&gt;10.27263/d.cnki.gqudc.2025.001021&lt;/_doi&gt;&lt;_keywords&gt;建筑企业;数字化转型;知识管理;能力评价;成熟度模型;云模型&lt;/_keywords&gt;&lt;_publisher&gt;青岛理工大学&lt;/_publisher&gt;&lt;_tertiary_author&gt;胡龙伟; 王先文&lt;/_tertiary_author&gt;&lt;_type_work&gt;硕士&lt;/_type_work&gt;&lt;_url&gt;https://link.cnki.net/doi/10.27263/d.cnki.gqudc.2025.001021&lt;/_url&gt;&lt;_created&gt;66442997&lt;/_created&gt;&lt;_modified&gt;66443075&lt;/_modified&gt;&lt;_translated_author&gt;Dong, Jing jing&lt;/_translated_author&gt;&lt;_translated_tertiary_author&gt;Hu, Long wei;Wang, Xian wen&lt;/_translated_tertiary_author&gt;&lt;/Details&gt;&lt;Extra&gt;&lt;DBUID&gt;{4639BE48-E8DA-433D-936E-D6A27A715D41}&lt;/DBUID&gt;&lt;/Extra&gt;&lt;/Item&gt;&lt;/References&gt;&lt;/Group&gt;&lt;/Citation&gt;_x000a_"/>
    <w:docVar w:name="NE.Ref{6ABBF93B-4F1D-43AF-B50F-12D7D1A18C18}" w:val=" ADDIN NE.Ref.{6ABBF93B-4F1D-43AF-B50F-12D7D1A18C18}&lt;Citation&gt;&lt;Group&gt;&lt;References&gt;&lt;Item&gt;&lt;ID&gt;553&lt;/ID&gt;&lt;UID&gt;{630A4662-9B03-4E4C-92F9-A2E36C0E605F}&lt;/UID&gt;&lt;Title&gt;基于检索增强生成技术的企业知识管理系统研究&lt;/Title&gt;&lt;Template&gt;Journal Article&lt;/Template&gt;&lt;Star&gt;0&lt;/Star&gt;&lt;Tag&gt;5&lt;/Tag&gt;&lt;Author&gt;焦时儒&lt;/Author&gt;&lt;Year&gt;2025&lt;/Year&gt;&lt;Details&gt;&lt;_author_adr&gt;北京探索者软件股份有限公司;&lt;/_author_adr&gt;&lt;_db_provider&gt;CNKI&lt;/_db_provider&gt;&lt;_doi&gt;10.13571/j.cnki.cww.2025.16.012&lt;/_doi&gt;&lt;_isbn&gt;1009-1564&lt;/_isbn&gt;&lt;_issue&gt;16&lt;/_issue&gt;&lt;_journal&gt;通信世界&lt;/_journal&gt;&lt;_pages&gt;45-48&lt;/_pages&gt;&lt;_url&gt;https://link.cnki.net/doi/10.13571/j.cnki.cww.2025.16.012&lt;/_url&gt;&lt;_created&gt;66443022&lt;/_created&gt;&lt;_modified&gt;66443114&lt;/_modified&gt;&lt;_accessed&gt;66443114&lt;/_accessed&gt;&lt;_translated_author&gt;Jiao, Shi ru&lt;/_translated_author&gt;&lt;/Details&gt;&lt;Extra&gt;&lt;DBUID&gt;{4639BE48-E8DA-433D-936E-D6A27A715D41}&lt;/DBUID&gt;&lt;/Extra&gt;&lt;/Item&gt;&lt;/References&gt;&lt;/Group&gt;&lt;/Citation&gt;_x000a_"/>
    <w:docVar w:name="NE.Ref{7772E7D1-4E59-4E94-A4C4-46783AEF0946}" w:val=" ADDIN NE.Ref.{7772E7D1-4E59-4E94-A4C4-46783AEF0946}&lt;Citation&gt;&lt;Group&gt;&lt;References&gt;&lt;Item&gt;&lt;ID&gt;548&lt;/ID&gt;&lt;UID&gt;{1ADB449F-0366-45B1-B995-31B227E2ECF4}&lt;/UID&gt;&lt;Title&gt;基于检索增强生成的化工领域大模型智能问答&lt;/Title&gt;&lt;Template&gt;Journal Article&lt;/Template&gt;&lt;Star&gt;0&lt;/Star&gt;&lt;Tag&gt;5&lt;/Tag&gt;&lt;Author&gt;宋凯; 陈泽华; 娄娟; 陈建; 董宇轩; 魏啸然&lt;/Author&gt;&lt;Year&gt;2026&lt;/Year&gt;&lt;Details&gt;&lt;_author_adr&gt;天津大学化工学院;博思特能源装备(天津)股份有限公司;国家市场监督管理总局重点实验室(特种设备数字孪生共性技术);天津大学智能与计算学部;&lt;/_author_adr&gt;&lt;_db_provider&gt;CNKI&lt;/_db_provider&gt;&lt;_isbn&gt;0493-2137&lt;/_isbn&gt;&lt;_issue&gt;02&lt;/_issue&gt;&lt;_journal&gt;天津大学学报(自然科学与工程技术版)&lt;/_journal&gt;&lt;_keywords&gt;大语言模型;检索增强生成;化工设备设计;智能问答;复杂数据信息提取&lt;/_keywords&gt;&lt;_pages&gt;212-220&lt;/_pages&gt;&lt;_url&gt;https://kns.cnki.net/kcms2/article/abstract?v=tdDAU2ZCd1rFgRPUZIQeUVNyX-gZBIJSBNb5jz-PinuXC-cpGjY0suz5mBco8726mXt9DATu3B090HhSkmV-oItVcWv1_K2OJolqhIkWp86auMjH7cXwKvFDQs4BQ38XHpYtLzUYMf3kGCZsMMzpuFonkSHv4NSzRlLp25cb6nDYVHc5eBIyZ2kpj2UGqGdf&amp;amp;uniplatform=NZKPT&amp;amp;language=CHS&lt;/_url&gt;&lt;_volume&gt;59&lt;/_volume&gt;&lt;_created&gt;66443004&lt;/_created&gt;&lt;_modified&gt;66443109&lt;/_modified&gt;&lt;_translated_author&gt;Song, Kai;Chen, Ze hua;Lou, Juan;Chen, Jian;Dong, Yu xuan;Wei, Xiao ran&lt;/_translated_author&gt;&lt;/Details&gt;&lt;Extra&gt;&lt;DBUID&gt;{4639BE48-E8DA-433D-936E-D6A27A715D41}&lt;/DBUID&gt;&lt;/Extra&gt;&lt;/Item&gt;&lt;/References&gt;&lt;/Group&gt;&lt;/Citation&gt;_x000a_"/>
    <w:docVar w:name="NE.Ref{8BFE9746-8144-4D0B-8006-69C045D470EA}" w:val=" ADDIN NE.Ref.{8BFE9746-8144-4D0B-8006-69C045D470EA}&lt;Citation&gt;&lt;Group&gt;&lt;References&gt;&lt;Item&gt;&lt;ID&gt;551&lt;/ID&gt;&lt;UID&gt;{AE819DD3-519A-4946-91C5-2EFB179C1888}&lt;/UID&gt;&lt;Title&gt;基于协同优化的检索增强生成模型在标准文档问答系统中的应用研究&lt;/Title&gt;&lt;Template&gt;Thesis&lt;/Template&gt;&lt;Star&gt;0&lt;/Star&gt;&lt;Tag&gt;5&lt;/Tag&gt;&lt;Author&gt;郭玮&lt;/Author&gt;&lt;Year&gt;2025&lt;/Year&gt;&lt;Details&gt;&lt;_db_provider&gt;CNKI&lt;/_db_provider&gt;&lt;_doi&gt;10.26969/d.cnki.gbydu.2025.002912&lt;/_doi&gt;&lt;_keywords&gt;问答系统;文本检索;检索增强生成&lt;/_keywords&gt;&lt;_publisher&gt;北京邮电大学&lt;/_publisher&gt;&lt;_tertiary_author&gt;周延泉&lt;/_tertiary_author&gt;&lt;_type_work&gt;硕士&lt;/_type_work&gt;&lt;_url&gt;https://link.cnki.net/doi/10.26969/d.cnki.gbydu.2025.002912&lt;/_url&gt;&lt;_created&gt;66443018&lt;/_created&gt;&lt;_modified&gt;66443111&lt;/_modified&gt;&lt;_translated_author&gt;Guo, Wei&lt;/_translated_author&gt;&lt;_translated_tertiary_author&gt;Zhou, Yan quan&lt;/_translated_tertiary_author&gt;&lt;/Details&gt;&lt;Extra&gt;&lt;DBUID&gt;{4639BE48-E8DA-433D-936E-D6A27A715D41}&lt;/DBUID&gt;&lt;/Extra&gt;&lt;/Item&gt;&lt;/References&gt;&lt;/Group&gt;&lt;/Citation&gt;_x000a_"/>
    <w:docVar w:name="NE.Ref{98863C6B-5159-4297-934D-CC87CF6B3245}" w:val=" ADDIN NE.Ref.{98863C6B-5159-4297-934D-CC87CF6B3245}&lt;Citation&gt;&lt;Group&gt;&lt;References&gt;&lt;Item&gt;&lt;ID&gt;545&lt;/ID&gt;&lt;UID&gt;{2025EDC4-6587-497D-9FCD-06A7FEAB4080}&lt;/UID&gt;&lt;Title&gt;数字化转型背景下建筑企业知识管理能力评价研究&lt;/Title&gt;&lt;Template&gt;Thesis&lt;/Template&gt;&lt;Star&gt;0&lt;/Star&gt;&lt;Tag&gt;5&lt;/Tag&gt;&lt;Author&gt;董晶晶&lt;/Author&gt;&lt;Year&gt;2025&lt;/Year&gt;&lt;Details&gt;&lt;_db_provider&gt;CNKI&lt;/_db_provider&gt;&lt;_doi&gt;10.27263/d.cnki.gqudc.2025.001021&lt;/_doi&gt;&lt;_keywords&gt;建筑企业;数字化转型;知识管理;能力评价;成熟度模型;云模型&lt;/_keywords&gt;&lt;_publisher&gt;青岛理工大学&lt;/_publisher&gt;&lt;_tertiary_author&gt;胡龙伟; 王先文&lt;/_tertiary_author&gt;&lt;_type_work&gt;硕士&lt;/_type_work&gt;&lt;_url&gt;https://link.cnki.net/doi/10.27263/d.cnki.gqudc.2025.001021&lt;/_url&gt;&lt;_created&gt;66442997&lt;/_created&gt;&lt;_modified&gt;66443052&lt;/_modified&gt;&lt;_translated_author&gt;Dong, Jing jing&lt;/_translated_author&gt;&lt;_translated_tertiary_author&gt;Hu, Long wei;Wang, Xian wen&lt;/_translated_tertiary_author&gt;&lt;/Details&gt;&lt;Extra&gt;&lt;DBUID&gt;{4639BE48-E8DA-433D-936E-D6A27A715D41}&lt;/DBUID&gt;&lt;/Extra&gt;&lt;/Item&gt;&lt;/References&gt;&lt;/Group&gt;&lt;/Citation&gt;_x000a_"/>
    <w:docVar w:name="NE.Ref{AA3F00B0-42C5-44FD-A617-C11200F6BA73}" w:val=" ADDIN NE.Ref.{AA3F00B0-42C5-44FD-A617-C11200F6BA73}&lt;Citation&gt;&lt;Group&gt;&lt;References&gt;&lt;Item&gt;&lt;ID&gt;550&lt;/ID&gt;&lt;UID&gt;{CC6C91B1-F3E4-4134-950C-C1AA13EEB898}&lt;/UID&gt;&lt;Title&gt;基于GFM-RAG与混合检索的金融大模型问答系统的设计与实现&lt;/Title&gt;&lt;Template&gt;Thesis&lt;/Template&gt;&lt;Star&gt;0&lt;/Star&gt;&lt;Tag&gt;5&lt;/Tag&gt;&lt;Author&gt;黄可馨&lt;/Author&gt;&lt;Year&gt;2025&lt;/Year&gt;&lt;Details&gt;&lt;_db_provider&gt;CNKI&lt;/_db_provider&gt;&lt;_doi&gt;10.27272/d.cnki.gshdu.2025.007368&lt;/_doi&gt;&lt;_keywords&gt;大语言模型;知识图谱;检索增强生成;GFM-RAG;Qwen2-7B-Instruct&lt;/_keywords&gt;&lt;_publisher&gt;山东大学&lt;/_publisher&gt;&lt;_tertiary_author&gt;任昭春&lt;/_tertiary_author&gt;&lt;_type_work&gt;硕士&lt;/_type_work&gt;&lt;_url&gt;https://link.cnki.net/doi/10.27272/d.cnki.gshdu.2025.007368&lt;/_url&gt;&lt;_created&gt;66443012&lt;/_created&gt;&lt;_modified&gt;66443110&lt;/_modified&gt;&lt;_translated_author&gt;Huang, Ke xin&lt;/_translated_author&gt;&lt;_translated_tertiary_author&gt;Ren, Zhao chun&lt;/_translated_tertiary_author&gt;&lt;/Details&gt;&lt;Extra&gt;&lt;DBUID&gt;{4639BE48-E8DA-433D-936E-D6A27A715D41}&lt;/DBUID&gt;&lt;/Extra&gt;&lt;/Item&gt;&lt;/References&gt;&lt;/Group&gt;&lt;/Citation&gt;_x000a_"/>
    <w:docVar w:name="NE.Ref{B2D38AC4-5159-4177-916C-84E72E5C8526}" w:val=" ADDIN NE.Ref.{B2D38AC4-5159-4177-916C-84E72E5C8526}&lt;Citation&gt;&lt;Group&gt;&lt;References&gt;&lt;Item&gt;&lt;ID&gt;547&lt;/ID&gt;&lt;UID&gt;{2DED7055-EBE0-4838-ABFF-9234233DE14E}&lt;/UID&gt;&lt;Title&gt;基于大语言模型与检索增强生成的企业知识库问答系统&lt;/Title&gt;&lt;Template&gt;Journal Article&lt;/Template&gt;&lt;Star&gt;0&lt;/Star&gt;&lt;Tag&gt;5&lt;/Tag&gt;&lt;Author&gt;陈厚创&lt;/Author&gt;&lt;Year&gt;2025&lt;/Year&gt;&lt;Details&gt;&lt;_author_adr&gt;厦门盈趣科技股份有限公司;&lt;/_author_adr&gt;&lt;_db_provider&gt;CNKI&lt;/_db_provider&gt;&lt;_isbn&gt;1003-0107&lt;/_isbn&gt;&lt;_issue&gt;12&lt;/_issue&gt;&lt;_journal&gt;电子质量&lt;/_journal&gt;&lt;_keywords&gt;大语言模型;企业知识库;问答系统;检索增强;知识管理&lt;/_keywords&gt;&lt;_pages&gt;13-18&lt;/_pages&gt;&lt;_url&gt;https://kns.cnki.net/kcms2/article/abstract?v=tdDAU2ZCd1rRnBIbWLyRVLRANLoEmGAs32DMQTe_o_Ri7Am1pTHiHvXtR7XOtvap1xiGylqoG2-5FjdqlrwLOjFJXD37zPiSSVYNE3TaFDpS0PncSWM_K0b1qPl8QgXBq5SLJK6hvOsp_69PPYQqTDqzMsoqT_S7ZF0Yo0dQF8C184joSvH9BWAWBZn1xZ-L&amp;amp;uniplatform=NZKPT&amp;amp;language=CHS&lt;/_url&gt;&lt;_created&gt;66443001&lt;/_created&gt;&lt;_modified&gt;66443096&lt;/_modified&gt;&lt;_translated_author&gt;Chen, Hou chuang&lt;/_translated_author&gt;&lt;/Details&gt;&lt;Extra&gt;&lt;DBUID&gt;{4639BE48-E8DA-433D-936E-D6A27A715D41}&lt;/DBUID&gt;&lt;/Extra&gt;&lt;/Item&gt;&lt;/References&gt;&lt;/Group&gt;&lt;/Citation&gt;_x000a_"/>
    <w:docVar w:name="NE.Ref{C158B967-3059-43A2-816C-630BD40B73C8}" w:val=" ADDIN NE.Ref.{C158B967-3059-43A2-816C-630BD40B73C8}&lt;Citation&gt;&lt;Group&gt;&lt;References&gt;&lt;Item&gt;&lt;ID&gt;553&lt;/ID&gt;&lt;UID&gt;{630A4662-9B03-4E4C-92F9-A2E36C0E605F}&lt;/UID&gt;&lt;Title&gt;基于检索增强生成技术的企业知识管理系统研究&lt;/Title&gt;&lt;Template&gt;Journal Article&lt;/Template&gt;&lt;Star&gt;0&lt;/Star&gt;&lt;Tag&gt;5&lt;/Tag&gt;&lt;Author&gt;焦时儒&lt;/Author&gt;&lt;Year&gt;2025&lt;/Year&gt;&lt;Details&gt;&lt;_author_adr&gt;北京探索者软件股份有限公司;&lt;/_author_adr&gt;&lt;_db_provider&gt;CNKI&lt;/_db_provider&gt;&lt;_doi&gt;10.13571/j.cnki.cww.2025.16.012&lt;/_doi&gt;&lt;_isbn&gt;1009-1564&lt;/_isbn&gt;&lt;_issue&gt;16&lt;/_issue&gt;&lt;_journal&gt;通信世界&lt;/_journal&gt;&lt;_pages&gt;45-48&lt;/_pages&gt;&lt;_url&gt;https://link.cnki.net/doi/10.13571/j.cnki.cww.2025.16.012&lt;/_url&gt;&lt;_created&gt;66443022&lt;/_created&gt;&lt;_modified&gt;66443113&lt;/_modified&gt;&lt;_translated_author&gt;Jiao, Shi ru&lt;/_translated_author&gt;&lt;/Details&gt;&lt;Extra&gt;&lt;DBUID&gt;{4639BE48-E8DA-433D-936E-D6A27A715D41}&lt;/DBUID&gt;&lt;/Extra&gt;&lt;/Item&gt;&lt;/References&gt;&lt;/Group&gt;&lt;/Citation&gt;_x000a_"/>
    <w:docVar w:name="NE.Ref{D54876FB-3366-4FD3-819F-73C703FE445A}" w:val=" ADDIN NE.Ref.{D54876FB-3366-4FD3-819F-73C703FE445A}&lt;Citation&gt;&lt;Group&gt;&lt;References&gt;&lt;Item&gt;&lt;ID&gt;545&lt;/ID&gt;&lt;UID&gt;{2025EDC4-6587-497D-9FCD-06A7FEAB4080}&lt;/UID&gt;&lt;Title&gt;数字化转型背景下建筑企业知识管理能力评价研究&lt;/Title&gt;&lt;Template&gt;Thesis&lt;/Template&gt;&lt;Star&gt;0&lt;/Star&gt;&lt;Tag&gt;5&lt;/Tag&gt;&lt;Author&gt;董晶晶&lt;/Author&gt;&lt;Year&gt;2025&lt;/Year&gt;&lt;Details&gt;&lt;_db_provider&gt;CNKI&lt;/_db_provider&gt;&lt;_doi&gt;10.27263/d.cnki.gqudc.2025.001021&lt;/_doi&gt;&lt;_keywords&gt;建筑企业;数字化转型;知识管理;能力评价;成熟度模型;云模型&lt;/_keywords&gt;&lt;_publisher&gt;青岛理工大学&lt;/_publisher&gt;&lt;_tertiary_author&gt;胡龙伟; 王先文&lt;/_tertiary_author&gt;&lt;_type_work&gt;硕士&lt;/_type_work&gt;&lt;_url&gt;https://link.cnki.net/doi/10.27263/d.cnki.gqudc.2025.001021&lt;/_url&gt;&lt;_created&gt;66442997&lt;/_created&gt;&lt;_modified&gt;66443083&lt;/_modified&gt;&lt;_translated_author&gt;Dong, Jing jing&lt;/_translated_author&gt;&lt;_translated_tertiary_author&gt;Hu, Long wei;Wang, Xian wen&lt;/_translated_tertiary_author&gt;&lt;/Details&gt;&lt;Extra&gt;&lt;DBUID&gt;{4639BE48-E8DA-433D-936E-D6A27A715D41}&lt;/DBUID&gt;&lt;/Extra&gt;&lt;/Item&gt;&lt;/References&gt;&lt;/Group&gt;&lt;/Citation&gt;_x000a_"/>
    <w:docVar w:name="NE.Ref{E9CC5DF8-8903-42A9-AC56-C171BBB8C8CE}" w:val=" ADDIN NE.Ref.{E9CC5DF8-8903-42A9-AC56-C171BBB8C8CE}&lt;Citation&gt;&lt;Group&gt;&lt;References&gt;&lt;Item&gt;&lt;ID&gt;556&lt;/ID&gt;&lt;UID&gt;{FC70E9A8-9E40-4CB8-B3A0-C224C392AFE3}&lt;/UID&gt;&lt;Title&gt;基于Langchain-LLMs框架的智能问答系统的设计与实现&lt;/Title&gt;&lt;Template&gt;Thesis&lt;/Template&gt;&lt;Star&gt;0&lt;/Star&gt;&lt;Tag&gt;0&lt;/Tag&gt;&lt;Author&gt;姜嘉伟&lt;/Author&gt;&lt;Year&gt;2024&lt;/Year&gt;&lt;Details&gt;&lt;_db_provider&gt;CNKI&lt;/_db_provider&gt;&lt;_doi&gt;10.27439/d.cnki.gybdu.2024.000002&lt;/_doi&gt;&lt;_keywords&gt;Langchain;大语言模型;FAISS;智能问答系统&lt;/_keywords&gt;&lt;_publisher&gt;延边大学&lt;/_publisher&gt;&lt;_tertiary_author&gt;尹永学&lt;/_tertiary_author&gt;&lt;_type_work&gt;硕士&lt;/_type_work&gt;&lt;_url&gt;https://link.cnki.net/doi/10.27439/d.cnki.gybdu.2024.000002&lt;/_url&gt;&lt;_created&gt;66443123&lt;/_created&gt;&lt;_modified&gt;66443123&lt;/_modified&gt;&lt;_translated_author&gt;Jiang, Jia wei&lt;/_translated_author&gt;&lt;_translated_tertiary_author&gt;Yin, Yong xue&lt;/_translated_tertiary_author&gt;&lt;/Details&gt;&lt;Extra&gt;&lt;DBUID&gt;{4639BE48-E8DA-433D-936E-D6A27A715D41}&lt;/DBUID&gt;&lt;/Extra&gt;&lt;/Item&gt;&lt;/References&gt;&lt;/Group&gt;&lt;/Citation&gt;_x000a_"/>
    <w:docVar w:name="NE.Ref{ED155B8E-DF66-477A-9AC7-2063768662B2}" w:val=" ADDIN NE.Ref.{ED155B8E-DF66-477A-9AC7-2063768662B2}&lt;Citation&gt;&lt;Group&gt;&lt;References&gt;&lt;Item&gt;&lt;ID&gt;545&lt;/ID&gt;&lt;UID&gt;{2025EDC4-6587-497D-9FCD-06A7FEAB4080}&lt;/UID&gt;&lt;Title&gt;数字化转型背景下建筑企业知识管理能力评价研究&lt;/Title&gt;&lt;Template&gt;Thesis&lt;/Template&gt;&lt;Star&gt;0&lt;/Star&gt;&lt;Tag&gt;5&lt;/Tag&gt;&lt;Author&gt;董晶晶&lt;/Author&gt;&lt;Year&gt;2025&lt;/Year&gt;&lt;Details&gt;&lt;_db_provider&gt;CNKI&lt;/_db_provider&gt;&lt;_doi&gt;10.27263/d.cnki.gqudc.2025.001021&lt;/_doi&gt;&lt;_keywords&gt;建筑企业;数字化转型;知识管理;能力评价;成熟度模型;云模型&lt;/_keywords&gt;&lt;_publisher&gt;青岛理工大学&lt;/_publisher&gt;&lt;_tertiary_author&gt;胡龙伟; 王先文&lt;/_tertiary_author&gt;&lt;_type_work&gt;硕士&lt;/_type_work&gt;&lt;_url&gt;https://link.cnki.net/doi/10.27263/d.cnki.gqudc.2025.001021&lt;/_url&gt;&lt;_created&gt;66442997&lt;/_created&gt;&lt;_modified&gt;66443075&lt;/_modified&gt;&lt;_translated_author&gt;Dong, Jing jing&lt;/_translated_author&gt;&lt;_translated_tertiary_author&gt;Hu, Long wei;Wang, Xian wen&lt;/_translated_tertiary_author&gt;&lt;/Details&gt;&lt;Extra&gt;&lt;DBUID&gt;{4639BE48-E8DA-433D-936E-D6A27A715D41}&lt;/DBUID&gt;&lt;/Extra&gt;&lt;/Item&gt;&lt;/References&gt;&lt;/Group&gt;&lt;/Citation&gt;_x000a_"/>
    <w:docVar w:name="NE.Ref{F15F6741-186F-4AE5-9D3E-30953BAFE278}" w:val=" ADDIN NE.Ref.{F15F6741-186F-4AE5-9D3E-30953BAFE278}&lt;Citation&gt;&lt;Group&gt;&lt;References&gt;&lt;Item&gt;&lt;ID&gt;547&lt;/ID&gt;&lt;UID&gt;{2DED7055-EBE0-4838-ABFF-9234233DE14E}&lt;/UID&gt;&lt;Title&gt;基于大语言模型与检索增强生成的企业知识库问答系统&lt;/Title&gt;&lt;Template&gt;Journal Article&lt;/Template&gt;&lt;Star&gt;0&lt;/Star&gt;&lt;Tag&gt;5&lt;/Tag&gt;&lt;Author&gt;陈厚创&lt;/Author&gt;&lt;Year&gt;2025&lt;/Year&gt;&lt;Details&gt;&lt;_author_adr&gt;厦门盈趣科技股份有限公司;&lt;/_author_adr&gt;&lt;_db_provider&gt;CNKI&lt;/_db_provider&gt;&lt;_isbn&gt;1003-0107&lt;/_isbn&gt;&lt;_issue&gt;12&lt;/_issue&gt;&lt;_journal&gt;电子质量&lt;/_journal&gt;&lt;_keywords&gt;大语言模型;企业知识库;问答系统;检索增强;知识管理&lt;/_keywords&gt;&lt;_pages&gt;13-18&lt;/_pages&gt;&lt;_url&gt;https://kns.cnki.net/kcms2/article/abstract?v=tdDAU2ZCd1rRnBIbWLyRVLRANLoEmGAs32DMQTe_o_Ri7Am1pTHiHvXtR7XOtvap1xiGylqoG2-5FjdqlrwLOjFJXD37zPiSSVYNE3TaFDpS0PncSWM_K0b1qPl8QgXBq5SLJK6hvOsp_69PPYQqTDqzMsoqT_S7ZF0Yo0dQF8C184joSvH9BWAWBZn1xZ-L&amp;amp;uniplatform=NZKPT&amp;amp;language=CHS&lt;/_url&gt;&lt;_created&gt;66443001&lt;/_created&gt;&lt;_modified&gt;66443096&lt;/_modified&gt;&lt;_translated_author&gt;Chen, Hou chuang&lt;/_translated_author&gt;&lt;/Details&gt;&lt;Extra&gt;&lt;DBUID&gt;{4639BE48-E8DA-433D-936E-D6A27A715D41}&lt;/DBUID&gt;&lt;/Extra&gt;&lt;/Item&gt;&lt;/References&gt;&lt;/Group&gt;&lt;/Citation&gt;_x000a_"/>
    <w:docVar w:name="ne_docsoft" w:val="MSWord"/>
    <w:docVar w:name="ne_docversion" w:val="NoteExpress 2.0"/>
    <w:docVar w:name="ne_stylename" w:val="Numbered(multilingual)"/>
  </w:docVars>
  <w:rsids>
    <w:rsidRoot w:val="00593788"/>
    <w:rsid w:val="00003B88"/>
    <w:rsid w:val="00004B6D"/>
    <w:rsid w:val="000072B4"/>
    <w:rsid w:val="000124C1"/>
    <w:rsid w:val="00015699"/>
    <w:rsid w:val="00016E5D"/>
    <w:rsid w:val="00024E42"/>
    <w:rsid w:val="0002760A"/>
    <w:rsid w:val="00042E54"/>
    <w:rsid w:val="00050F3F"/>
    <w:rsid w:val="000555D7"/>
    <w:rsid w:val="00060605"/>
    <w:rsid w:val="00072317"/>
    <w:rsid w:val="00072DB9"/>
    <w:rsid w:val="00081EE9"/>
    <w:rsid w:val="0008330F"/>
    <w:rsid w:val="000943A2"/>
    <w:rsid w:val="00094860"/>
    <w:rsid w:val="000C740C"/>
    <w:rsid w:val="000D136D"/>
    <w:rsid w:val="000E0618"/>
    <w:rsid w:val="000E7C5A"/>
    <w:rsid w:val="000F4B51"/>
    <w:rsid w:val="000F5C68"/>
    <w:rsid w:val="00112456"/>
    <w:rsid w:val="00117B61"/>
    <w:rsid w:val="0012051F"/>
    <w:rsid w:val="00120565"/>
    <w:rsid w:val="001247B7"/>
    <w:rsid w:val="00135937"/>
    <w:rsid w:val="001360D9"/>
    <w:rsid w:val="001443B1"/>
    <w:rsid w:val="001467FC"/>
    <w:rsid w:val="00153148"/>
    <w:rsid w:val="00160058"/>
    <w:rsid w:val="00163DFF"/>
    <w:rsid w:val="0017251F"/>
    <w:rsid w:val="001A2E3C"/>
    <w:rsid w:val="001B2A69"/>
    <w:rsid w:val="001E16E7"/>
    <w:rsid w:val="00203236"/>
    <w:rsid w:val="002165D1"/>
    <w:rsid w:val="00220A03"/>
    <w:rsid w:val="0022251E"/>
    <w:rsid w:val="002249AA"/>
    <w:rsid w:val="00231885"/>
    <w:rsid w:val="00235800"/>
    <w:rsid w:val="00240C02"/>
    <w:rsid w:val="00250181"/>
    <w:rsid w:val="0025669F"/>
    <w:rsid w:val="002572B2"/>
    <w:rsid w:val="0026361C"/>
    <w:rsid w:val="00267076"/>
    <w:rsid w:val="00275002"/>
    <w:rsid w:val="00276F87"/>
    <w:rsid w:val="00277CC0"/>
    <w:rsid w:val="00286C26"/>
    <w:rsid w:val="00293B98"/>
    <w:rsid w:val="00296EF7"/>
    <w:rsid w:val="002A1F22"/>
    <w:rsid w:val="002A2F84"/>
    <w:rsid w:val="002C14CC"/>
    <w:rsid w:val="002D2E90"/>
    <w:rsid w:val="002D3BB4"/>
    <w:rsid w:val="002E302F"/>
    <w:rsid w:val="002F5F81"/>
    <w:rsid w:val="002F7FC6"/>
    <w:rsid w:val="00300764"/>
    <w:rsid w:val="00303AE9"/>
    <w:rsid w:val="003163B3"/>
    <w:rsid w:val="0033071D"/>
    <w:rsid w:val="00336957"/>
    <w:rsid w:val="00344EBF"/>
    <w:rsid w:val="00351304"/>
    <w:rsid w:val="003561E5"/>
    <w:rsid w:val="00361C55"/>
    <w:rsid w:val="00367054"/>
    <w:rsid w:val="00371DBA"/>
    <w:rsid w:val="003751A6"/>
    <w:rsid w:val="00376D15"/>
    <w:rsid w:val="00383CEF"/>
    <w:rsid w:val="003A1C06"/>
    <w:rsid w:val="003B71BA"/>
    <w:rsid w:val="003C6BDF"/>
    <w:rsid w:val="003E6A13"/>
    <w:rsid w:val="003F7E95"/>
    <w:rsid w:val="00400E67"/>
    <w:rsid w:val="00416515"/>
    <w:rsid w:val="00416C01"/>
    <w:rsid w:val="00420248"/>
    <w:rsid w:val="00423892"/>
    <w:rsid w:val="0042699C"/>
    <w:rsid w:val="00427A71"/>
    <w:rsid w:val="00427B93"/>
    <w:rsid w:val="004575C1"/>
    <w:rsid w:val="00476207"/>
    <w:rsid w:val="00476BAA"/>
    <w:rsid w:val="00494433"/>
    <w:rsid w:val="00495360"/>
    <w:rsid w:val="004A248B"/>
    <w:rsid w:val="004A6F3F"/>
    <w:rsid w:val="004B3482"/>
    <w:rsid w:val="004C14D4"/>
    <w:rsid w:val="004C5EE8"/>
    <w:rsid w:val="004D13BF"/>
    <w:rsid w:val="004D5300"/>
    <w:rsid w:val="004F4E29"/>
    <w:rsid w:val="004F70ED"/>
    <w:rsid w:val="00533FD8"/>
    <w:rsid w:val="00536B9D"/>
    <w:rsid w:val="00542BC8"/>
    <w:rsid w:val="00582D6B"/>
    <w:rsid w:val="0059289B"/>
    <w:rsid w:val="00593788"/>
    <w:rsid w:val="00595583"/>
    <w:rsid w:val="0059714F"/>
    <w:rsid w:val="005A1885"/>
    <w:rsid w:val="005B6735"/>
    <w:rsid w:val="005C208D"/>
    <w:rsid w:val="005C2205"/>
    <w:rsid w:val="005C40B7"/>
    <w:rsid w:val="005D1953"/>
    <w:rsid w:val="005D3BBD"/>
    <w:rsid w:val="005F6952"/>
    <w:rsid w:val="005F6BC1"/>
    <w:rsid w:val="006011DC"/>
    <w:rsid w:val="0060581D"/>
    <w:rsid w:val="00623613"/>
    <w:rsid w:val="0062647D"/>
    <w:rsid w:val="00633ED4"/>
    <w:rsid w:val="00647391"/>
    <w:rsid w:val="00654CA3"/>
    <w:rsid w:val="00655A94"/>
    <w:rsid w:val="00657221"/>
    <w:rsid w:val="006579FA"/>
    <w:rsid w:val="0066434A"/>
    <w:rsid w:val="00664F27"/>
    <w:rsid w:val="00680C28"/>
    <w:rsid w:val="0068429D"/>
    <w:rsid w:val="00690AB7"/>
    <w:rsid w:val="006968BB"/>
    <w:rsid w:val="006A422D"/>
    <w:rsid w:val="006A51D5"/>
    <w:rsid w:val="006A7A7C"/>
    <w:rsid w:val="006B4589"/>
    <w:rsid w:val="006B6617"/>
    <w:rsid w:val="006B707E"/>
    <w:rsid w:val="006C0600"/>
    <w:rsid w:val="006C3847"/>
    <w:rsid w:val="006C4E58"/>
    <w:rsid w:val="006D5FCE"/>
    <w:rsid w:val="006E2CA8"/>
    <w:rsid w:val="006E3353"/>
    <w:rsid w:val="006E787F"/>
    <w:rsid w:val="006F044A"/>
    <w:rsid w:val="00703C82"/>
    <w:rsid w:val="00727F3A"/>
    <w:rsid w:val="007359D8"/>
    <w:rsid w:val="00745736"/>
    <w:rsid w:val="0075324C"/>
    <w:rsid w:val="00761611"/>
    <w:rsid w:val="00762556"/>
    <w:rsid w:val="00762F1D"/>
    <w:rsid w:val="0077087F"/>
    <w:rsid w:val="00777936"/>
    <w:rsid w:val="00777F74"/>
    <w:rsid w:val="00784138"/>
    <w:rsid w:val="00793938"/>
    <w:rsid w:val="007A1142"/>
    <w:rsid w:val="007C3CC2"/>
    <w:rsid w:val="007D041E"/>
    <w:rsid w:val="007D7AB1"/>
    <w:rsid w:val="007F411C"/>
    <w:rsid w:val="00800786"/>
    <w:rsid w:val="00803A3E"/>
    <w:rsid w:val="00806484"/>
    <w:rsid w:val="00813F54"/>
    <w:rsid w:val="00816BA5"/>
    <w:rsid w:val="008375DF"/>
    <w:rsid w:val="00852CF8"/>
    <w:rsid w:val="00865743"/>
    <w:rsid w:val="00882822"/>
    <w:rsid w:val="00886E6D"/>
    <w:rsid w:val="00891DD3"/>
    <w:rsid w:val="0089232A"/>
    <w:rsid w:val="00895EB0"/>
    <w:rsid w:val="008A3FA9"/>
    <w:rsid w:val="008B2EA5"/>
    <w:rsid w:val="008B42AA"/>
    <w:rsid w:val="008C03F8"/>
    <w:rsid w:val="008C04AA"/>
    <w:rsid w:val="008D778A"/>
    <w:rsid w:val="008E37EE"/>
    <w:rsid w:val="008F25D8"/>
    <w:rsid w:val="008F6C36"/>
    <w:rsid w:val="00914ABA"/>
    <w:rsid w:val="00922FD3"/>
    <w:rsid w:val="00942FEF"/>
    <w:rsid w:val="009524C3"/>
    <w:rsid w:val="00956116"/>
    <w:rsid w:val="00967833"/>
    <w:rsid w:val="009746E6"/>
    <w:rsid w:val="00977386"/>
    <w:rsid w:val="009911C4"/>
    <w:rsid w:val="009A1F8C"/>
    <w:rsid w:val="009A3085"/>
    <w:rsid w:val="009B1D85"/>
    <w:rsid w:val="009D0D68"/>
    <w:rsid w:val="009E3AA2"/>
    <w:rsid w:val="009E4292"/>
    <w:rsid w:val="009E5D64"/>
    <w:rsid w:val="009F5C53"/>
    <w:rsid w:val="00A07B56"/>
    <w:rsid w:val="00A13350"/>
    <w:rsid w:val="00A15D1B"/>
    <w:rsid w:val="00A17F2F"/>
    <w:rsid w:val="00A22991"/>
    <w:rsid w:val="00A31CE1"/>
    <w:rsid w:val="00A364F3"/>
    <w:rsid w:val="00A5040C"/>
    <w:rsid w:val="00A573E6"/>
    <w:rsid w:val="00A95812"/>
    <w:rsid w:val="00AA18C3"/>
    <w:rsid w:val="00AA3681"/>
    <w:rsid w:val="00AA440E"/>
    <w:rsid w:val="00AB031C"/>
    <w:rsid w:val="00AB5DFF"/>
    <w:rsid w:val="00AF3545"/>
    <w:rsid w:val="00B01171"/>
    <w:rsid w:val="00B020AC"/>
    <w:rsid w:val="00B045B3"/>
    <w:rsid w:val="00B05B4C"/>
    <w:rsid w:val="00B45274"/>
    <w:rsid w:val="00B6038A"/>
    <w:rsid w:val="00B710FB"/>
    <w:rsid w:val="00B8027C"/>
    <w:rsid w:val="00B8114C"/>
    <w:rsid w:val="00BA09F6"/>
    <w:rsid w:val="00BA1D20"/>
    <w:rsid w:val="00BA2656"/>
    <w:rsid w:val="00BA2F6A"/>
    <w:rsid w:val="00BB1BC6"/>
    <w:rsid w:val="00BB5EBB"/>
    <w:rsid w:val="00BC0C97"/>
    <w:rsid w:val="00BD0239"/>
    <w:rsid w:val="00BD1B67"/>
    <w:rsid w:val="00BD1F37"/>
    <w:rsid w:val="00BD7431"/>
    <w:rsid w:val="00BE14B0"/>
    <w:rsid w:val="00BF3CCB"/>
    <w:rsid w:val="00BF51F0"/>
    <w:rsid w:val="00C01107"/>
    <w:rsid w:val="00C05E5A"/>
    <w:rsid w:val="00C07121"/>
    <w:rsid w:val="00C111D9"/>
    <w:rsid w:val="00C13E1A"/>
    <w:rsid w:val="00C179D1"/>
    <w:rsid w:val="00C2168A"/>
    <w:rsid w:val="00C30CFF"/>
    <w:rsid w:val="00C3705A"/>
    <w:rsid w:val="00C3719F"/>
    <w:rsid w:val="00C41D0A"/>
    <w:rsid w:val="00C423BF"/>
    <w:rsid w:val="00C43D4E"/>
    <w:rsid w:val="00C457C1"/>
    <w:rsid w:val="00C62AB0"/>
    <w:rsid w:val="00C7103B"/>
    <w:rsid w:val="00C773B5"/>
    <w:rsid w:val="00C95FFF"/>
    <w:rsid w:val="00CD3167"/>
    <w:rsid w:val="00CE6109"/>
    <w:rsid w:val="00CE718E"/>
    <w:rsid w:val="00CE735F"/>
    <w:rsid w:val="00CE7B55"/>
    <w:rsid w:val="00CF66F2"/>
    <w:rsid w:val="00D065BC"/>
    <w:rsid w:val="00D1584A"/>
    <w:rsid w:val="00D214DC"/>
    <w:rsid w:val="00D218FB"/>
    <w:rsid w:val="00D27487"/>
    <w:rsid w:val="00D3574B"/>
    <w:rsid w:val="00D529D8"/>
    <w:rsid w:val="00D655D2"/>
    <w:rsid w:val="00D83DA3"/>
    <w:rsid w:val="00D9110C"/>
    <w:rsid w:val="00D93622"/>
    <w:rsid w:val="00D96FE8"/>
    <w:rsid w:val="00DA31EA"/>
    <w:rsid w:val="00DB126D"/>
    <w:rsid w:val="00DB7E94"/>
    <w:rsid w:val="00DC133B"/>
    <w:rsid w:val="00DD4072"/>
    <w:rsid w:val="00DD739C"/>
    <w:rsid w:val="00DD7C86"/>
    <w:rsid w:val="00DE1CF2"/>
    <w:rsid w:val="00DE60E7"/>
    <w:rsid w:val="00DF1492"/>
    <w:rsid w:val="00DF20F6"/>
    <w:rsid w:val="00E01DA5"/>
    <w:rsid w:val="00E04629"/>
    <w:rsid w:val="00E1077E"/>
    <w:rsid w:val="00E2018F"/>
    <w:rsid w:val="00E251A8"/>
    <w:rsid w:val="00E25EC1"/>
    <w:rsid w:val="00E30EF7"/>
    <w:rsid w:val="00E36B38"/>
    <w:rsid w:val="00E374BD"/>
    <w:rsid w:val="00E70BED"/>
    <w:rsid w:val="00E771D3"/>
    <w:rsid w:val="00E81EF4"/>
    <w:rsid w:val="00E8640B"/>
    <w:rsid w:val="00E9312C"/>
    <w:rsid w:val="00E958B7"/>
    <w:rsid w:val="00E95C1F"/>
    <w:rsid w:val="00EA0AA1"/>
    <w:rsid w:val="00EA5BC4"/>
    <w:rsid w:val="00EB461F"/>
    <w:rsid w:val="00ED0261"/>
    <w:rsid w:val="00EE6D87"/>
    <w:rsid w:val="00EF12FF"/>
    <w:rsid w:val="00EF1D46"/>
    <w:rsid w:val="00EF62F3"/>
    <w:rsid w:val="00EF7C86"/>
    <w:rsid w:val="00F017B8"/>
    <w:rsid w:val="00F02D83"/>
    <w:rsid w:val="00F030B2"/>
    <w:rsid w:val="00F10C6D"/>
    <w:rsid w:val="00F15561"/>
    <w:rsid w:val="00F1565C"/>
    <w:rsid w:val="00F17B58"/>
    <w:rsid w:val="00F35ECD"/>
    <w:rsid w:val="00F365B9"/>
    <w:rsid w:val="00F4551D"/>
    <w:rsid w:val="00F5140A"/>
    <w:rsid w:val="00F51977"/>
    <w:rsid w:val="00F665DA"/>
    <w:rsid w:val="00F70544"/>
    <w:rsid w:val="00F809F8"/>
    <w:rsid w:val="00F829D0"/>
    <w:rsid w:val="00FA0177"/>
    <w:rsid w:val="00FA6103"/>
    <w:rsid w:val="00FB2321"/>
    <w:rsid w:val="00FB2EAA"/>
    <w:rsid w:val="00FB56E4"/>
    <w:rsid w:val="00FB6059"/>
    <w:rsid w:val="00FB64A6"/>
    <w:rsid w:val="00FD4C6E"/>
    <w:rsid w:val="00FE420C"/>
    <w:rsid w:val="00FE4673"/>
    <w:rsid w:val="00FF0299"/>
    <w:rsid w:val="00FF1401"/>
    <w:rsid w:val="00FF232A"/>
    <w:rsid w:val="00FF6AE1"/>
    <w:rsid w:val="00FF76E9"/>
    <w:rsid w:val="05636649"/>
    <w:rsid w:val="09B266BB"/>
    <w:rsid w:val="0BFF218F"/>
    <w:rsid w:val="142C241A"/>
    <w:rsid w:val="189F7A56"/>
    <w:rsid w:val="196C11FD"/>
    <w:rsid w:val="1F1523B0"/>
    <w:rsid w:val="206E2046"/>
    <w:rsid w:val="38E2156D"/>
    <w:rsid w:val="42C972FA"/>
    <w:rsid w:val="5E3F6843"/>
    <w:rsid w:val="61DD71D1"/>
    <w:rsid w:val="6706285B"/>
    <w:rsid w:val="734B0AAB"/>
    <w:rsid w:val="779A170C"/>
    <w:rsid w:val="7960794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A6E8C"/>
  <w15:docId w15:val="{B5C842A6-C61E-4C05-9C4F-78319CF7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qFormat="1"/>
    <w:lsdException w:name="caption" w:semiHidden="1" w:uiPriority="35" w:unhideWhenUsed="1" w:qFormat="1"/>
    <w:lsdException w:name="page number" w:qFormat="1"/>
    <w:lsdException w:name="Title" w:uiPriority="10" w:qFormat="1"/>
    <w:lsdException w:name="Default Paragraph Font" w:semiHidden="1" w:uiPriority="1" w:unhideWhenUsed="1" w:qFormat="1"/>
    <w:lsdException w:name="Subtitle" w:uiPriority="11" w:qFormat="1"/>
    <w:lsdException w:name="Date" w:qFormat="1"/>
    <w:lsdException w:name="Body Text First Indent 2"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6D15"/>
    <w:pPr>
      <w:widowControl w:val="0"/>
      <w:spacing w:line="360" w:lineRule="auto"/>
      <w:ind w:firstLineChars="200" w:firstLine="200"/>
      <w:jc w:val="both"/>
    </w:pPr>
    <w:rPr>
      <w:kern w:val="2"/>
      <w:sz w:val="24"/>
      <w:szCs w:val="24"/>
    </w:rPr>
  </w:style>
  <w:style w:type="paragraph" w:styleId="1">
    <w:name w:val="heading 1"/>
    <w:basedOn w:val="10"/>
    <w:next w:val="a"/>
    <w:link w:val="11"/>
    <w:qFormat/>
    <w:rsid w:val="00376D15"/>
  </w:style>
  <w:style w:type="paragraph" w:styleId="2">
    <w:name w:val="heading 2"/>
    <w:basedOn w:val="a"/>
    <w:next w:val="a"/>
    <w:link w:val="20"/>
    <w:uiPriority w:val="9"/>
    <w:semiHidden/>
    <w:unhideWhenUsed/>
    <w:qFormat/>
    <w:rsid w:val="00376D1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76D1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D1B67"/>
    <w:pPr>
      <w:keepNext/>
      <w:keepLines/>
      <w:spacing w:before="80" w:after="40" w:line="278" w:lineRule="auto"/>
      <w:ind w:firstLineChars="0" w:firstLine="0"/>
      <w:jc w:val="left"/>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BD1B67"/>
    <w:pPr>
      <w:keepNext/>
      <w:keepLines/>
      <w:spacing w:before="80" w:after="40" w:line="278" w:lineRule="auto"/>
      <w:ind w:firstLineChars="0" w:firstLine="0"/>
      <w:jc w:val="left"/>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BD1B67"/>
    <w:pPr>
      <w:keepNext/>
      <w:keepLines/>
      <w:spacing w:before="40" w:line="278" w:lineRule="auto"/>
      <w:ind w:firstLineChars="0" w:firstLine="0"/>
      <w:jc w:val="left"/>
      <w:outlineLvl w:val="5"/>
    </w:pPr>
    <w:rPr>
      <w:rFonts w:asciiTheme="minorHAnsi" w:eastAsiaTheme="minorEastAsia" w:hAnsiTheme="minorHAnsi" w:cstheme="majorBidi"/>
      <w:b/>
      <w:bCs/>
      <w:color w:val="2F5496" w:themeColor="accent1" w:themeShade="BF"/>
      <w:sz w:val="22"/>
    </w:rPr>
  </w:style>
  <w:style w:type="paragraph" w:styleId="7">
    <w:name w:val="heading 7"/>
    <w:basedOn w:val="a"/>
    <w:next w:val="a"/>
    <w:link w:val="70"/>
    <w:uiPriority w:val="9"/>
    <w:semiHidden/>
    <w:unhideWhenUsed/>
    <w:qFormat/>
    <w:rsid w:val="00BD1B67"/>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rPr>
  </w:style>
  <w:style w:type="paragraph" w:styleId="8">
    <w:name w:val="heading 8"/>
    <w:basedOn w:val="a"/>
    <w:next w:val="a"/>
    <w:link w:val="80"/>
    <w:uiPriority w:val="9"/>
    <w:semiHidden/>
    <w:unhideWhenUsed/>
    <w:qFormat/>
    <w:rsid w:val="00BD1B67"/>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rPr>
  </w:style>
  <w:style w:type="paragraph" w:styleId="9">
    <w:name w:val="heading 9"/>
    <w:basedOn w:val="a"/>
    <w:next w:val="a"/>
    <w:link w:val="90"/>
    <w:uiPriority w:val="9"/>
    <w:semiHidden/>
    <w:unhideWhenUsed/>
    <w:qFormat/>
    <w:rsid w:val="00BD1B67"/>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1标题"/>
    <w:basedOn w:val="a"/>
    <w:qFormat/>
    <w:rsid w:val="00376D15"/>
    <w:pPr>
      <w:ind w:firstLineChars="0" w:firstLine="0"/>
      <w:jc w:val="center"/>
      <w:outlineLvl w:val="0"/>
    </w:pPr>
    <w:rPr>
      <w:rFonts w:eastAsia="黑体"/>
      <w:sz w:val="30"/>
      <w:szCs w:val="30"/>
    </w:rPr>
  </w:style>
  <w:style w:type="character" w:customStyle="1" w:styleId="11">
    <w:name w:val="标题 1 字符"/>
    <w:basedOn w:val="a0"/>
    <w:link w:val="1"/>
    <w:qFormat/>
    <w:rsid w:val="00376D15"/>
    <w:rPr>
      <w:rFonts w:eastAsia="黑体"/>
      <w:kern w:val="2"/>
      <w:sz w:val="30"/>
      <w:szCs w:val="30"/>
    </w:rPr>
  </w:style>
  <w:style w:type="character" w:customStyle="1" w:styleId="20">
    <w:name w:val="标题 2 字符"/>
    <w:basedOn w:val="a0"/>
    <w:link w:val="2"/>
    <w:uiPriority w:val="9"/>
    <w:semiHidden/>
    <w:qFormat/>
    <w:rsid w:val="00376D15"/>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qFormat/>
    <w:rsid w:val="00376D15"/>
    <w:rPr>
      <w:b/>
      <w:bCs/>
      <w:kern w:val="2"/>
      <w:sz w:val="32"/>
      <w:szCs w:val="32"/>
    </w:rPr>
  </w:style>
  <w:style w:type="character" w:customStyle="1" w:styleId="40">
    <w:name w:val="标题 4 字符"/>
    <w:basedOn w:val="a0"/>
    <w:link w:val="4"/>
    <w:uiPriority w:val="9"/>
    <w:semiHidden/>
    <w:qFormat/>
    <w:rsid w:val="00BD1B67"/>
    <w:rPr>
      <w:rFonts w:asciiTheme="minorHAnsi" w:eastAsiaTheme="minorEastAsia" w:hAnsiTheme="minorHAnsi" w:cstheme="majorBidi"/>
      <w:color w:val="2F5496" w:themeColor="accent1" w:themeShade="BF"/>
      <w:kern w:val="2"/>
      <w:sz w:val="28"/>
      <w:szCs w:val="28"/>
    </w:rPr>
  </w:style>
  <w:style w:type="paragraph" w:styleId="TOC7">
    <w:name w:val="toc 7"/>
    <w:basedOn w:val="a"/>
    <w:next w:val="a"/>
    <w:autoRedefine/>
    <w:uiPriority w:val="39"/>
    <w:unhideWhenUsed/>
    <w:qFormat/>
    <w:rsid w:val="00376D15"/>
    <w:pPr>
      <w:spacing w:after="160" w:line="278" w:lineRule="auto"/>
      <w:ind w:leftChars="1200" w:left="2520" w:firstLineChars="0" w:firstLine="0"/>
    </w:pPr>
    <w:rPr>
      <w:rFonts w:asciiTheme="minorHAnsi" w:eastAsiaTheme="minorEastAsia" w:hAnsiTheme="minorHAnsi" w:cstheme="minorBidi"/>
      <w:sz w:val="22"/>
    </w:rPr>
  </w:style>
  <w:style w:type="paragraph" w:styleId="TOC5">
    <w:name w:val="toc 5"/>
    <w:basedOn w:val="a"/>
    <w:next w:val="a"/>
    <w:autoRedefine/>
    <w:uiPriority w:val="39"/>
    <w:unhideWhenUsed/>
    <w:qFormat/>
    <w:rsid w:val="00376D15"/>
    <w:pPr>
      <w:spacing w:after="160" w:line="278" w:lineRule="auto"/>
      <w:ind w:leftChars="800" w:left="1680" w:firstLineChars="0" w:firstLine="0"/>
    </w:pPr>
    <w:rPr>
      <w:rFonts w:asciiTheme="minorHAnsi" w:eastAsiaTheme="minorEastAsia" w:hAnsiTheme="minorHAnsi" w:cstheme="minorBidi"/>
      <w:sz w:val="22"/>
    </w:rPr>
  </w:style>
  <w:style w:type="paragraph" w:styleId="TOC3">
    <w:name w:val="toc 3"/>
    <w:basedOn w:val="a"/>
    <w:next w:val="a"/>
    <w:autoRedefine/>
    <w:uiPriority w:val="39"/>
    <w:qFormat/>
    <w:rsid w:val="00376D15"/>
    <w:pPr>
      <w:ind w:leftChars="400" w:left="400"/>
    </w:pPr>
  </w:style>
  <w:style w:type="paragraph" w:styleId="TOC8">
    <w:name w:val="toc 8"/>
    <w:basedOn w:val="a"/>
    <w:next w:val="a"/>
    <w:autoRedefine/>
    <w:uiPriority w:val="39"/>
    <w:unhideWhenUsed/>
    <w:qFormat/>
    <w:rsid w:val="00376D15"/>
    <w:pPr>
      <w:spacing w:after="160" w:line="278" w:lineRule="auto"/>
      <w:ind w:leftChars="1400" w:left="2940" w:firstLineChars="0" w:firstLine="0"/>
    </w:pPr>
    <w:rPr>
      <w:rFonts w:asciiTheme="minorHAnsi" w:eastAsiaTheme="minorEastAsia" w:hAnsiTheme="minorHAnsi" w:cstheme="minorBidi"/>
      <w:sz w:val="22"/>
    </w:rPr>
  </w:style>
  <w:style w:type="paragraph" w:styleId="a3">
    <w:name w:val="Date"/>
    <w:basedOn w:val="a"/>
    <w:next w:val="a"/>
    <w:link w:val="a4"/>
    <w:qFormat/>
    <w:rsid w:val="00376D15"/>
    <w:pPr>
      <w:ind w:leftChars="2500" w:left="100"/>
    </w:pPr>
  </w:style>
  <w:style w:type="character" w:customStyle="1" w:styleId="a4">
    <w:name w:val="日期 字符"/>
    <w:basedOn w:val="a0"/>
    <w:link w:val="a3"/>
    <w:qFormat/>
    <w:rsid w:val="00376D15"/>
    <w:rPr>
      <w:kern w:val="2"/>
      <w:sz w:val="24"/>
      <w:szCs w:val="24"/>
    </w:rPr>
  </w:style>
  <w:style w:type="paragraph" w:styleId="a5">
    <w:name w:val="footer"/>
    <w:basedOn w:val="a"/>
    <w:link w:val="a6"/>
    <w:qFormat/>
    <w:rsid w:val="00376D15"/>
    <w:pPr>
      <w:tabs>
        <w:tab w:val="center" w:pos="4153"/>
        <w:tab w:val="right" w:pos="8306"/>
      </w:tabs>
      <w:snapToGrid w:val="0"/>
    </w:pPr>
    <w:rPr>
      <w:sz w:val="18"/>
      <w:szCs w:val="18"/>
    </w:rPr>
  </w:style>
  <w:style w:type="character" w:customStyle="1" w:styleId="a6">
    <w:name w:val="页脚 字符"/>
    <w:basedOn w:val="a0"/>
    <w:link w:val="a5"/>
    <w:qFormat/>
    <w:rsid w:val="00376D15"/>
    <w:rPr>
      <w:kern w:val="2"/>
      <w:sz w:val="18"/>
      <w:szCs w:val="18"/>
    </w:rPr>
  </w:style>
  <w:style w:type="paragraph" w:styleId="a7">
    <w:name w:val="header"/>
    <w:basedOn w:val="a"/>
    <w:link w:val="a8"/>
    <w:qFormat/>
    <w:rsid w:val="00376D1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qFormat/>
    <w:rsid w:val="00BD1B67"/>
    <w:rPr>
      <w:kern w:val="2"/>
      <w:sz w:val="18"/>
      <w:szCs w:val="18"/>
    </w:rPr>
  </w:style>
  <w:style w:type="paragraph" w:styleId="TOC1">
    <w:name w:val="toc 1"/>
    <w:basedOn w:val="a"/>
    <w:next w:val="a"/>
    <w:uiPriority w:val="39"/>
    <w:unhideWhenUsed/>
    <w:qFormat/>
    <w:rsid w:val="00376D15"/>
  </w:style>
  <w:style w:type="paragraph" w:styleId="TOC4">
    <w:name w:val="toc 4"/>
    <w:basedOn w:val="a"/>
    <w:next w:val="a"/>
    <w:autoRedefine/>
    <w:uiPriority w:val="39"/>
    <w:unhideWhenUsed/>
    <w:qFormat/>
    <w:rsid w:val="00376D15"/>
    <w:pPr>
      <w:spacing w:after="160" w:line="278" w:lineRule="auto"/>
      <w:ind w:leftChars="600" w:left="1260" w:firstLineChars="0" w:firstLine="0"/>
    </w:pPr>
    <w:rPr>
      <w:rFonts w:asciiTheme="minorHAnsi" w:eastAsiaTheme="minorEastAsia" w:hAnsiTheme="minorHAnsi" w:cstheme="minorBidi"/>
      <w:sz w:val="22"/>
    </w:rPr>
  </w:style>
  <w:style w:type="paragraph" w:styleId="TOC6">
    <w:name w:val="toc 6"/>
    <w:basedOn w:val="a"/>
    <w:next w:val="a"/>
    <w:autoRedefine/>
    <w:uiPriority w:val="39"/>
    <w:unhideWhenUsed/>
    <w:qFormat/>
    <w:rsid w:val="00376D15"/>
    <w:pPr>
      <w:spacing w:after="160" w:line="278" w:lineRule="auto"/>
      <w:ind w:leftChars="1000" w:left="2100" w:firstLineChars="0" w:firstLine="0"/>
    </w:pPr>
    <w:rPr>
      <w:rFonts w:asciiTheme="minorHAnsi" w:eastAsiaTheme="minorEastAsia" w:hAnsiTheme="minorHAnsi" w:cstheme="minorBidi"/>
      <w:sz w:val="22"/>
    </w:rPr>
  </w:style>
  <w:style w:type="paragraph" w:styleId="TOC2">
    <w:name w:val="toc 2"/>
    <w:basedOn w:val="a"/>
    <w:next w:val="a"/>
    <w:autoRedefine/>
    <w:uiPriority w:val="39"/>
    <w:qFormat/>
    <w:rsid w:val="00376D15"/>
    <w:pPr>
      <w:ind w:leftChars="200" w:left="200"/>
    </w:pPr>
  </w:style>
  <w:style w:type="paragraph" w:styleId="TOC9">
    <w:name w:val="toc 9"/>
    <w:basedOn w:val="a"/>
    <w:next w:val="a"/>
    <w:autoRedefine/>
    <w:uiPriority w:val="39"/>
    <w:unhideWhenUsed/>
    <w:qFormat/>
    <w:rsid w:val="00376D15"/>
    <w:pPr>
      <w:spacing w:after="160" w:line="278" w:lineRule="auto"/>
      <w:ind w:leftChars="1600" w:left="3360" w:firstLineChars="0" w:firstLine="0"/>
    </w:pPr>
    <w:rPr>
      <w:rFonts w:asciiTheme="minorHAnsi" w:eastAsiaTheme="minorEastAsia" w:hAnsiTheme="minorHAnsi" w:cstheme="minorBidi"/>
      <w:sz w:val="22"/>
    </w:rPr>
  </w:style>
  <w:style w:type="table" w:styleId="a9">
    <w:name w:val="Table Grid"/>
    <w:basedOn w:val="a1"/>
    <w:qFormat/>
    <w:rsid w:val="00376D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qFormat/>
    <w:rsid w:val="00376D15"/>
  </w:style>
  <w:style w:type="character" w:styleId="ab">
    <w:name w:val="Hyperlink"/>
    <w:basedOn w:val="a0"/>
    <w:uiPriority w:val="99"/>
    <w:unhideWhenUsed/>
    <w:qFormat/>
    <w:rsid w:val="00376D15"/>
    <w:rPr>
      <w:color w:val="0563C1" w:themeColor="hyperlink"/>
      <w:u w:val="single"/>
    </w:rPr>
  </w:style>
  <w:style w:type="paragraph" w:customStyle="1" w:styleId="21">
    <w:name w:val="2标题"/>
    <w:basedOn w:val="a"/>
    <w:link w:val="22"/>
    <w:qFormat/>
    <w:rsid w:val="00376D15"/>
    <w:pPr>
      <w:snapToGrid w:val="0"/>
      <w:ind w:firstLineChars="0" w:firstLine="0"/>
      <w:outlineLvl w:val="1"/>
    </w:pPr>
    <w:rPr>
      <w:rFonts w:eastAsia="黑体"/>
      <w:sz w:val="28"/>
      <w:szCs w:val="28"/>
    </w:rPr>
  </w:style>
  <w:style w:type="character" w:customStyle="1" w:styleId="22">
    <w:name w:val="2标题 字符"/>
    <w:basedOn w:val="a0"/>
    <w:link w:val="21"/>
    <w:qFormat/>
    <w:rsid w:val="00376D15"/>
    <w:rPr>
      <w:rFonts w:eastAsia="黑体"/>
      <w:kern w:val="2"/>
      <w:sz w:val="28"/>
      <w:szCs w:val="28"/>
    </w:rPr>
  </w:style>
  <w:style w:type="paragraph" w:customStyle="1" w:styleId="31">
    <w:name w:val="3标题"/>
    <w:basedOn w:val="a"/>
    <w:link w:val="32"/>
    <w:qFormat/>
    <w:rsid w:val="00376D15"/>
    <w:pPr>
      <w:snapToGrid w:val="0"/>
      <w:ind w:firstLineChars="0" w:firstLine="0"/>
      <w:outlineLvl w:val="2"/>
    </w:pPr>
    <w:rPr>
      <w:rFonts w:eastAsia="黑体"/>
    </w:rPr>
  </w:style>
  <w:style w:type="character" w:customStyle="1" w:styleId="32">
    <w:name w:val="3标题 字符"/>
    <w:basedOn w:val="a0"/>
    <w:link w:val="31"/>
    <w:qFormat/>
    <w:rsid w:val="00376D15"/>
    <w:rPr>
      <w:rFonts w:eastAsia="黑体"/>
      <w:kern w:val="2"/>
      <w:sz w:val="24"/>
      <w:szCs w:val="24"/>
    </w:rPr>
  </w:style>
  <w:style w:type="paragraph" w:customStyle="1" w:styleId="51">
    <w:name w:val="5图注"/>
    <w:basedOn w:val="a"/>
    <w:qFormat/>
    <w:rsid w:val="00376D15"/>
    <w:pPr>
      <w:snapToGrid w:val="0"/>
      <w:spacing w:afterLines="50"/>
      <w:ind w:firstLineChars="0" w:firstLine="0"/>
      <w:jc w:val="center"/>
    </w:pPr>
    <w:rPr>
      <w:sz w:val="21"/>
    </w:rPr>
  </w:style>
  <w:style w:type="paragraph" w:customStyle="1" w:styleId="61">
    <w:name w:val="6表"/>
    <w:basedOn w:val="a"/>
    <w:link w:val="62"/>
    <w:qFormat/>
    <w:rsid w:val="00376D15"/>
    <w:pPr>
      <w:spacing w:beforeLines="50"/>
      <w:ind w:firstLineChars="0" w:firstLine="0"/>
      <w:jc w:val="center"/>
    </w:pPr>
    <w:rPr>
      <w:rFonts w:ascii="宋体" w:hAnsi="宋体"/>
      <w:sz w:val="21"/>
    </w:rPr>
  </w:style>
  <w:style w:type="character" w:customStyle="1" w:styleId="62">
    <w:name w:val="6表 字符"/>
    <w:basedOn w:val="a0"/>
    <w:link w:val="61"/>
    <w:qFormat/>
    <w:rsid w:val="00376D15"/>
    <w:rPr>
      <w:rFonts w:ascii="宋体" w:hAnsi="宋体"/>
      <w:kern w:val="2"/>
      <w:sz w:val="21"/>
      <w:szCs w:val="24"/>
    </w:rPr>
  </w:style>
  <w:style w:type="paragraph" w:customStyle="1" w:styleId="52">
    <w:name w:val="5图"/>
    <w:basedOn w:val="a"/>
    <w:qFormat/>
    <w:rsid w:val="00376D15"/>
    <w:pPr>
      <w:snapToGrid w:val="0"/>
      <w:spacing w:beforeLines="50"/>
      <w:ind w:firstLineChars="0" w:firstLine="0"/>
      <w:jc w:val="center"/>
    </w:pPr>
  </w:style>
  <w:style w:type="character" w:styleId="ac">
    <w:name w:val="Placeholder Text"/>
    <w:basedOn w:val="a0"/>
    <w:uiPriority w:val="99"/>
    <w:unhideWhenUsed/>
    <w:qFormat/>
    <w:rsid w:val="00376D15"/>
    <w:rPr>
      <w:color w:val="666666"/>
    </w:rPr>
  </w:style>
  <w:style w:type="character" w:customStyle="1" w:styleId="12">
    <w:name w:val="未处理的提及1"/>
    <w:basedOn w:val="a0"/>
    <w:uiPriority w:val="99"/>
    <w:semiHidden/>
    <w:unhideWhenUsed/>
    <w:rsid w:val="00376D15"/>
    <w:rPr>
      <w:color w:val="605E5C"/>
      <w:shd w:val="clear" w:color="auto" w:fill="E1DFDD"/>
    </w:rPr>
  </w:style>
  <w:style w:type="paragraph" w:customStyle="1" w:styleId="TOC10">
    <w:name w:val="TOC 标题1"/>
    <w:basedOn w:val="1"/>
    <w:next w:val="a"/>
    <w:uiPriority w:val="39"/>
    <w:unhideWhenUsed/>
    <w:qFormat/>
    <w:rsid w:val="00376D15"/>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rPr>
  </w:style>
  <w:style w:type="paragraph" w:styleId="ad">
    <w:name w:val="List Paragraph"/>
    <w:basedOn w:val="a"/>
    <w:uiPriority w:val="34"/>
    <w:qFormat/>
    <w:rsid w:val="00376D15"/>
    <w:pPr>
      <w:ind w:firstLine="420"/>
    </w:pPr>
  </w:style>
  <w:style w:type="paragraph" w:customStyle="1" w:styleId="13">
    <w:name w:val="修订1"/>
    <w:hidden/>
    <w:uiPriority w:val="99"/>
    <w:unhideWhenUsed/>
    <w:qFormat/>
    <w:rsid w:val="00376D15"/>
    <w:rPr>
      <w:kern w:val="2"/>
      <w:sz w:val="24"/>
      <w:szCs w:val="24"/>
    </w:rPr>
  </w:style>
  <w:style w:type="paragraph" w:styleId="ae">
    <w:name w:val="Balloon Text"/>
    <w:basedOn w:val="a"/>
    <w:link w:val="af"/>
    <w:rsid w:val="00BD1B67"/>
    <w:pPr>
      <w:spacing w:line="240" w:lineRule="auto"/>
    </w:pPr>
    <w:rPr>
      <w:sz w:val="18"/>
      <w:szCs w:val="18"/>
    </w:rPr>
  </w:style>
  <w:style w:type="character" w:customStyle="1" w:styleId="af">
    <w:name w:val="批注框文本 字符"/>
    <w:basedOn w:val="a0"/>
    <w:link w:val="ae"/>
    <w:rsid w:val="00BD1B67"/>
    <w:rPr>
      <w:kern w:val="2"/>
      <w:sz w:val="18"/>
      <w:szCs w:val="18"/>
    </w:rPr>
  </w:style>
  <w:style w:type="paragraph" w:styleId="af0">
    <w:name w:val="Normal (Web)"/>
    <w:basedOn w:val="a"/>
    <w:qFormat/>
    <w:rsid w:val="00BD1B67"/>
    <w:pPr>
      <w:spacing w:beforeAutospacing="1" w:after="160" w:afterAutospacing="1" w:line="278" w:lineRule="auto"/>
      <w:ind w:firstLineChars="0" w:firstLine="0"/>
      <w:jc w:val="left"/>
    </w:pPr>
    <w:rPr>
      <w:rFonts w:asciiTheme="minorHAnsi" w:eastAsiaTheme="minorEastAsia" w:hAnsiTheme="minorHAnsi"/>
    </w:rPr>
  </w:style>
  <w:style w:type="character" w:customStyle="1" w:styleId="50">
    <w:name w:val="标题 5 字符"/>
    <w:basedOn w:val="a0"/>
    <w:link w:val="5"/>
    <w:uiPriority w:val="9"/>
    <w:semiHidden/>
    <w:qFormat/>
    <w:rsid w:val="00BD1B67"/>
    <w:rPr>
      <w:rFonts w:asciiTheme="minorHAnsi" w:eastAsiaTheme="minorEastAsia" w:hAnsiTheme="minorHAnsi" w:cstheme="majorBidi"/>
      <w:color w:val="2F5496" w:themeColor="accent1" w:themeShade="BF"/>
      <w:kern w:val="2"/>
      <w:sz w:val="24"/>
      <w:szCs w:val="24"/>
    </w:rPr>
  </w:style>
  <w:style w:type="character" w:customStyle="1" w:styleId="60">
    <w:name w:val="标题 6 字符"/>
    <w:basedOn w:val="a0"/>
    <w:link w:val="6"/>
    <w:uiPriority w:val="9"/>
    <w:semiHidden/>
    <w:qFormat/>
    <w:rsid w:val="00BD1B67"/>
    <w:rPr>
      <w:rFonts w:asciiTheme="minorHAnsi" w:eastAsiaTheme="minorEastAsia" w:hAnsiTheme="minorHAnsi" w:cstheme="majorBidi"/>
      <w:b/>
      <w:bCs/>
      <w:color w:val="2F5496" w:themeColor="accent1" w:themeShade="BF"/>
      <w:kern w:val="2"/>
      <w:sz w:val="22"/>
      <w:szCs w:val="24"/>
    </w:rPr>
  </w:style>
  <w:style w:type="character" w:customStyle="1" w:styleId="70">
    <w:name w:val="标题 7 字符"/>
    <w:basedOn w:val="a0"/>
    <w:link w:val="7"/>
    <w:uiPriority w:val="9"/>
    <w:semiHidden/>
    <w:qFormat/>
    <w:rsid w:val="00BD1B67"/>
    <w:rPr>
      <w:rFonts w:asciiTheme="minorHAnsi" w:eastAsiaTheme="minorEastAsia" w:hAnsiTheme="minorHAnsi" w:cstheme="majorBidi"/>
      <w:b/>
      <w:bCs/>
      <w:color w:val="595959" w:themeColor="text1" w:themeTint="A6"/>
      <w:kern w:val="2"/>
      <w:sz w:val="22"/>
      <w:szCs w:val="24"/>
    </w:rPr>
  </w:style>
  <w:style w:type="character" w:customStyle="1" w:styleId="80">
    <w:name w:val="标题 8 字符"/>
    <w:basedOn w:val="a0"/>
    <w:link w:val="8"/>
    <w:uiPriority w:val="9"/>
    <w:semiHidden/>
    <w:qFormat/>
    <w:rsid w:val="00BD1B67"/>
    <w:rPr>
      <w:rFonts w:asciiTheme="minorHAnsi" w:eastAsiaTheme="minorEastAsia" w:hAnsiTheme="minorHAnsi" w:cstheme="majorBidi"/>
      <w:color w:val="595959" w:themeColor="text1" w:themeTint="A6"/>
      <w:kern w:val="2"/>
      <w:sz w:val="22"/>
      <w:szCs w:val="24"/>
    </w:rPr>
  </w:style>
  <w:style w:type="character" w:customStyle="1" w:styleId="90">
    <w:name w:val="标题 9 字符"/>
    <w:basedOn w:val="a0"/>
    <w:link w:val="9"/>
    <w:uiPriority w:val="9"/>
    <w:semiHidden/>
    <w:qFormat/>
    <w:rsid w:val="00BD1B67"/>
    <w:rPr>
      <w:rFonts w:asciiTheme="minorHAnsi" w:eastAsiaTheme="majorEastAsia" w:hAnsiTheme="minorHAnsi" w:cstheme="majorBidi"/>
      <w:color w:val="595959" w:themeColor="text1" w:themeTint="A6"/>
      <w:kern w:val="2"/>
      <w:sz w:val="22"/>
      <w:szCs w:val="24"/>
    </w:rPr>
  </w:style>
  <w:style w:type="paragraph" w:styleId="af1">
    <w:name w:val="Body Text Indent"/>
    <w:basedOn w:val="a"/>
    <w:link w:val="af2"/>
    <w:rsid w:val="00BD1B67"/>
    <w:pPr>
      <w:spacing w:after="120" w:line="278" w:lineRule="auto"/>
      <w:ind w:leftChars="200" w:left="420" w:firstLineChars="0" w:firstLine="0"/>
      <w:jc w:val="left"/>
    </w:pPr>
    <w:rPr>
      <w:rFonts w:asciiTheme="minorHAnsi" w:eastAsiaTheme="minorEastAsia" w:hAnsiTheme="minorHAnsi" w:cstheme="minorBidi"/>
      <w:sz w:val="22"/>
    </w:rPr>
  </w:style>
  <w:style w:type="character" w:customStyle="1" w:styleId="af2">
    <w:name w:val="正文文本缩进 字符"/>
    <w:basedOn w:val="a0"/>
    <w:link w:val="af1"/>
    <w:qFormat/>
    <w:rsid w:val="00BD1B67"/>
    <w:rPr>
      <w:rFonts w:asciiTheme="minorHAnsi" w:eastAsiaTheme="minorEastAsia" w:hAnsiTheme="minorHAnsi" w:cstheme="minorBidi"/>
      <w:kern w:val="2"/>
      <w:sz w:val="22"/>
      <w:szCs w:val="24"/>
    </w:rPr>
  </w:style>
  <w:style w:type="paragraph" w:styleId="af3">
    <w:name w:val="Subtitle"/>
    <w:basedOn w:val="a"/>
    <w:next w:val="a"/>
    <w:link w:val="af4"/>
    <w:uiPriority w:val="11"/>
    <w:qFormat/>
    <w:rsid w:val="00BD1B67"/>
    <w:pPr>
      <w:spacing w:after="160" w:line="278" w:lineRule="auto"/>
      <w:ind w:firstLineChars="0" w:firstLine="0"/>
      <w:jc w:val="center"/>
    </w:pPr>
    <w:rPr>
      <w:rFonts w:asciiTheme="majorHAnsi" w:eastAsiaTheme="majorEastAsia" w:hAnsiTheme="majorHAnsi" w:cstheme="majorBidi"/>
      <w:color w:val="595959" w:themeColor="text1" w:themeTint="A6"/>
      <w:spacing w:val="15"/>
      <w:sz w:val="28"/>
      <w:szCs w:val="28"/>
    </w:rPr>
  </w:style>
  <w:style w:type="character" w:customStyle="1" w:styleId="af4">
    <w:name w:val="副标题 字符"/>
    <w:basedOn w:val="a0"/>
    <w:link w:val="af3"/>
    <w:uiPriority w:val="11"/>
    <w:qFormat/>
    <w:rsid w:val="00BD1B67"/>
    <w:rPr>
      <w:rFonts w:asciiTheme="majorHAnsi" w:eastAsiaTheme="majorEastAsia" w:hAnsiTheme="majorHAnsi" w:cstheme="majorBidi"/>
      <w:color w:val="595959" w:themeColor="text1" w:themeTint="A6"/>
      <w:spacing w:val="15"/>
      <w:kern w:val="2"/>
      <w:sz w:val="28"/>
      <w:szCs w:val="28"/>
    </w:rPr>
  </w:style>
  <w:style w:type="paragraph" w:styleId="af5">
    <w:name w:val="Title"/>
    <w:basedOn w:val="a"/>
    <w:next w:val="a"/>
    <w:link w:val="af6"/>
    <w:uiPriority w:val="10"/>
    <w:qFormat/>
    <w:rsid w:val="00BD1B67"/>
    <w:pPr>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f6">
    <w:name w:val="标题 字符"/>
    <w:basedOn w:val="a0"/>
    <w:link w:val="af5"/>
    <w:uiPriority w:val="10"/>
    <w:qFormat/>
    <w:rsid w:val="00BD1B67"/>
    <w:rPr>
      <w:rFonts w:asciiTheme="majorHAnsi" w:eastAsiaTheme="majorEastAsia" w:hAnsiTheme="majorHAnsi" w:cstheme="majorBidi"/>
      <w:spacing w:val="-10"/>
      <w:kern w:val="28"/>
      <w:sz w:val="56"/>
      <w:szCs w:val="56"/>
    </w:rPr>
  </w:style>
  <w:style w:type="paragraph" w:styleId="23">
    <w:name w:val="Body Text First Indent 2"/>
    <w:basedOn w:val="af1"/>
    <w:link w:val="24"/>
    <w:qFormat/>
    <w:rsid w:val="00BD1B67"/>
    <w:pPr>
      <w:ind w:firstLineChars="200" w:firstLine="420"/>
    </w:pPr>
  </w:style>
  <w:style w:type="character" w:customStyle="1" w:styleId="24">
    <w:name w:val="正文文本首行缩进 2 字符"/>
    <w:basedOn w:val="af2"/>
    <w:link w:val="23"/>
    <w:qFormat/>
    <w:rsid w:val="00BD1B67"/>
    <w:rPr>
      <w:rFonts w:asciiTheme="minorHAnsi" w:eastAsiaTheme="minorEastAsia" w:hAnsiTheme="minorHAnsi" w:cstheme="minorBidi"/>
      <w:kern w:val="2"/>
      <w:sz w:val="22"/>
      <w:szCs w:val="24"/>
    </w:rPr>
  </w:style>
  <w:style w:type="character" w:styleId="af7">
    <w:name w:val="Strong"/>
    <w:basedOn w:val="a0"/>
    <w:uiPriority w:val="22"/>
    <w:qFormat/>
    <w:rsid w:val="00BD1B67"/>
    <w:rPr>
      <w:b/>
      <w:bCs/>
    </w:rPr>
  </w:style>
  <w:style w:type="character" w:styleId="af8">
    <w:name w:val="Emphasis"/>
    <w:basedOn w:val="a0"/>
    <w:uiPriority w:val="20"/>
    <w:qFormat/>
    <w:rsid w:val="00BD1B67"/>
    <w:rPr>
      <w:i/>
      <w:iCs/>
    </w:rPr>
  </w:style>
  <w:style w:type="character" w:styleId="HTML">
    <w:name w:val="HTML Code"/>
    <w:basedOn w:val="a0"/>
    <w:qFormat/>
    <w:rsid w:val="00BD1B67"/>
    <w:rPr>
      <w:rFonts w:ascii="Courier New" w:hAnsi="Courier New"/>
      <w:sz w:val="20"/>
    </w:rPr>
  </w:style>
  <w:style w:type="table" w:customStyle="1" w:styleId="TableNormal">
    <w:name w:val="TableNormal"/>
    <w:qFormat/>
    <w:rsid w:val="00BD1B67"/>
    <w:tblPr>
      <w:tblCellMar>
        <w:top w:w="100" w:type="dxa"/>
        <w:left w:w="100" w:type="dxa"/>
        <w:bottom w:w="100" w:type="dxa"/>
        <w:right w:w="100" w:type="dxa"/>
      </w:tblCellMar>
    </w:tblPr>
  </w:style>
  <w:style w:type="table" w:customStyle="1" w:styleId="Style10">
    <w:name w:val="_Style 10"/>
    <w:basedOn w:val="TableNormal"/>
    <w:qFormat/>
    <w:rsid w:val="00BD1B67"/>
    <w:tblPr/>
  </w:style>
  <w:style w:type="table" w:customStyle="1" w:styleId="Style13">
    <w:name w:val="_Style 13"/>
    <w:basedOn w:val="TableNormal"/>
    <w:qFormat/>
    <w:rsid w:val="00BD1B67"/>
    <w:tblPr/>
  </w:style>
  <w:style w:type="table" w:customStyle="1" w:styleId="Style14">
    <w:name w:val="_Style 14"/>
    <w:basedOn w:val="TableNormal"/>
    <w:qFormat/>
    <w:rsid w:val="00BD1B67"/>
    <w:tblPr/>
  </w:style>
  <w:style w:type="table" w:customStyle="1" w:styleId="Style15">
    <w:name w:val="_Style 15"/>
    <w:basedOn w:val="TableNormal"/>
    <w:qFormat/>
    <w:rsid w:val="00BD1B67"/>
    <w:tblPr/>
  </w:style>
  <w:style w:type="paragraph" w:styleId="af9">
    <w:name w:val="No Spacing"/>
    <w:uiPriority w:val="1"/>
    <w:qFormat/>
    <w:rsid w:val="00BD1B67"/>
    <w:pPr>
      <w:widowControl w:val="0"/>
    </w:pPr>
    <w:rPr>
      <w:rFonts w:asciiTheme="minorHAnsi" w:eastAsiaTheme="minorEastAsia" w:hAnsiTheme="minorHAnsi" w:cstheme="minorBidi"/>
      <w:kern w:val="2"/>
      <w:sz w:val="22"/>
      <w:szCs w:val="24"/>
    </w:rPr>
  </w:style>
  <w:style w:type="paragraph" w:styleId="afa">
    <w:name w:val="Quote"/>
    <w:basedOn w:val="a"/>
    <w:next w:val="a"/>
    <w:link w:val="afb"/>
    <w:uiPriority w:val="29"/>
    <w:qFormat/>
    <w:rsid w:val="00BD1B67"/>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rPr>
  </w:style>
  <w:style w:type="character" w:customStyle="1" w:styleId="afb">
    <w:name w:val="引用 字符"/>
    <w:basedOn w:val="a0"/>
    <w:link w:val="afa"/>
    <w:uiPriority w:val="29"/>
    <w:qFormat/>
    <w:rsid w:val="00BD1B67"/>
    <w:rPr>
      <w:rFonts w:asciiTheme="minorHAnsi" w:eastAsiaTheme="minorEastAsia" w:hAnsiTheme="minorHAnsi" w:cstheme="minorBidi"/>
      <w:i/>
      <w:iCs/>
      <w:color w:val="404040" w:themeColor="text1" w:themeTint="BF"/>
      <w:kern w:val="2"/>
      <w:sz w:val="22"/>
      <w:szCs w:val="24"/>
    </w:rPr>
  </w:style>
  <w:style w:type="paragraph" w:styleId="afc">
    <w:name w:val="Intense Quote"/>
    <w:basedOn w:val="a"/>
    <w:next w:val="a"/>
    <w:link w:val="afd"/>
    <w:uiPriority w:val="30"/>
    <w:qFormat/>
    <w:rsid w:val="00BD1B67"/>
    <w:pPr>
      <w:pBdr>
        <w:top w:val="single" w:sz="4" w:space="10" w:color="2F5496" w:themeColor="accent1" w:themeShade="BF"/>
        <w:bottom w:val="single" w:sz="4" w:space="10" w:color="2F5496"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2F5496" w:themeColor="accent1" w:themeShade="BF"/>
      <w:sz w:val="22"/>
    </w:rPr>
  </w:style>
  <w:style w:type="character" w:customStyle="1" w:styleId="afd">
    <w:name w:val="明显引用 字符"/>
    <w:basedOn w:val="a0"/>
    <w:link w:val="afc"/>
    <w:uiPriority w:val="30"/>
    <w:qFormat/>
    <w:rsid w:val="00BD1B67"/>
    <w:rPr>
      <w:rFonts w:asciiTheme="minorHAnsi" w:eastAsiaTheme="minorEastAsia" w:hAnsiTheme="minorHAnsi" w:cstheme="minorBidi"/>
      <w:i/>
      <w:iCs/>
      <w:color w:val="2F5496" w:themeColor="accent1" w:themeShade="BF"/>
      <w:kern w:val="2"/>
      <w:sz w:val="22"/>
      <w:szCs w:val="24"/>
    </w:rPr>
  </w:style>
  <w:style w:type="character" w:customStyle="1" w:styleId="14">
    <w:name w:val="不明显强调1"/>
    <w:basedOn w:val="a0"/>
    <w:uiPriority w:val="19"/>
    <w:qFormat/>
    <w:rsid w:val="00BD1B67"/>
    <w:rPr>
      <w:i/>
      <w:iCs/>
      <w:color w:val="404040" w:themeColor="text1" w:themeTint="BF"/>
    </w:rPr>
  </w:style>
  <w:style w:type="character" w:customStyle="1" w:styleId="15">
    <w:name w:val="明显强调1"/>
    <w:basedOn w:val="a0"/>
    <w:uiPriority w:val="21"/>
    <w:qFormat/>
    <w:rsid w:val="00BD1B67"/>
    <w:rPr>
      <w:i/>
      <w:iCs/>
      <w:color w:val="2F5496" w:themeColor="accent1" w:themeShade="BF"/>
    </w:rPr>
  </w:style>
  <w:style w:type="character" w:customStyle="1" w:styleId="16">
    <w:name w:val="不明显参考1"/>
    <w:basedOn w:val="a0"/>
    <w:uiPriority w:val="31"/>
    <w:qFormat/>
    <w:rsid w:val="00BD1B67"/>
    <w:rPr>
      <w:smallCaps/>
      <w:color w:val="595959" w:themeColor="text1" w:themeTint="A6"/>
    </w:rPr>
  </w:style>
  <w:style w:type="character" w:customStyle="1" w:styleId="17">
    <w:name w:val="明显参考1"/>
    <w:basedOn w:val="a0"/>
    <w:uiPriority w:val="32"/>
    <w:qFormat/>
    <w:rsid w:val="00BD1B67"/>
    <w:rPr>
      <w:b/>
      <w:bCs/>
      <w:smallCaps/>
      <w:color w:val="2F5496" w:themeColor="accent1" w:themeShade="BF"/>
      <w:spacing w:val="5"/>
    </w:rPr>
  </w:style>
  <w:style w:type="character" w:customStyle="1" w:styleId="18">
    <w:name w:val="书籍标题1"/>
    <w:basedOn w:val="a0"/>
    <w:uiPriority w:val="33"/>
    <w:qFormat/>
    <w:rsid w:val="00BD1B67"/>
    <w:rPr>
      <w:b/>
      <w:bCs/>
      <w:i/>
      <w:iCs/>
      <w:spacing w:val="5"/>
    </w:rPr>
  </w:style>
  <w:style w:type="paragraph" w:customStyle="1" w:styleId="21bc9c4b-6a32-43e5-beaa-fd2d792c5735">
    <w:name w:val="21bc9c4b-6a32-43e5-beaa-fd2d792c5735"/>
    <w:basedOn w:val="1"/>
    <w:next w:val="acbfdd8b-e11b-4d36-88ff-6049b138f862"/>
    <w:link w:val="21bc9c4b-6a32-43e5-beaa-fd2d792c57350"/>
    <w:qFormat/>
    <w:rsid w:val="00BD1B67"/>
    <w:pPr>
      <w:keepNext/>
      <w:keepLines/>
      <w:adjustRightInd w:val="0"/>
      <w:snapToGrid w:val="0"/>
      <w:spacing w:line="288" w:lineRule="auto"/>
      <w:jc w:val="left"/>
    </w:pPr>
    <w:rPr>
      <w:rFonts w:ascii="微软雅黑" w:eastAsia="微软雅黑" w:hAnsi="微软雅黑"/>
      <w:b/>
      <w:bCs/>
      <w:color w:val="000000"/>
      <w:kern w:val="44"/>
      <w:sz w:val="32"/>
      <w:szCs w:val="32"/>
    </w:rPr>
  </w:style>
  <w:style w:type="paragraph" w:customStyle="1" w:styleId="acbfdd8b-e11b-4d36-88ff-6049b138f862">
    <w:name w:val="acbfdd8b-e11b-4d36-88ff-6049b138f862"/>
    <w:basedOn w:val="a"/>
    <w:link w:val="acbfdd8b-e11b-4d36-88ff-6049b138f8620"/>
    <w:qFormat/>
    <w:rsid w:val="00BD1B67"/>
    <w:pPr>
      <w:adjustRightInd w:val="0"/>
      <w:snapToGrid w:val="0"/>
      <w:spacing w:line="288" w:lineRule="auto"/>
      <w:ind w:firstLineChars="0" w:firstLine="0"/>
      <w:jc w:val="left"/>
    </w:pPr>
    <w:rPr>
      <w:rFonts w:ascii="微软雅黑" w:eastAsia="微软雅黑" w:hAnsi="微软雅黑"/>
      <w:bCs/>
      <w:color w:val="000000"/>
      <w:kern w:val="44"/>
      <w:sz w:val="22"/>
      <w:szCs w:val="32"/>
    </w:rPr>
  </w:style>
  <w:style w:type="character" w:customStyle="1" w:styleId="acbfdd8b-e11b-4d36-88ff-6049b138f8620">
    <w:name w:val="acbfdd8b-e11b-4d36-88ff-6049b138f862 字符"/>
    <w:basedOn w:val="a0"/>
    <w:link w:val="acbfdd8b-e11b-4d36-88ff-6049b138f862"/>
    <w:qFormat/>
    <w:rsid w:val="00BD1B67"/>
    <w:rPr>
      <w:rFonts w:ascii="微软雅黑" w:eastAsia="微软雅黑" w:hAnsi="微软雅黑"/>
      <w:bCs/>
      <w:color w:val="000000"/>
      <w:kern w:val="44"/>
      <w:sz w:val="22"/>
      <w:szCs w:val="32"/>
    </w:rPr>
  </w:style>
  <w:style w:type="character" w:customStyle="1" w:styleId="21bc9c4b-6a32-43e5-beaa-fd2d792c57350">
    <w:name w:val="21bc9c4b-6a32-43e5-beaa-fd2d792c5735 字符"/>
    <w:basedOn w:val="a0"/>
    <w:link w:val="21bc9c4b-6a32-43e5-beaa-fd2d792c5735"/>
    <w:qFormat/>
    <w:rsid w:val="00BD1B67"/>
    <w:rPr>
      <w:rFonts w:ascii="微软雅黑" w:eastAsia="微软雅黑" w:hAnsi="微软雅黑"/>
      <w:b/>
      <w:bCs/>
      <w:color w:val="000000"/>
      <w:kern w:val="44"/>
      <w:sz w:val="32"/>
      <w:szCs w:val="32"/>
    </w:rPr>
  </w:style>
  <w:style w:type="paragraph" w:customStyle="1" w:styleId="71e7dc79-1ff7-45e8-997d-0ebda3762b91">
    <w:name w:val="71e7dc79-1ff7-45e8-997d-0ebda3762b91"/>
    <w:basedOn w:val="2"/>
    <w:next w:val="acbfdd8b-e11b-4d36-88ff-6049b138f862"/>
    <w:link w:val="71e7dc79-1ff7-45e8-997d-0ebda3762b910"/>
    <w:qFormat/>
    <w:rsid w:val="00BD1B67"/>
    <w:pPr>
      <w:adjustRightInd w:val="0"/>
      <w:spacing w:before="0" w:after="0" w:line="288" w:lineRule="auto"/>
      <w:ind w:firstLineChars="0" w:firstLine="0"/>
      <w:jc w:val="left"/>
    </w:pPr>
    <w:rPr>
      <w:rFonts w:ascii="微软雅黑" w:eastAsia="微软雅黑" w:hAnsi="微软雅黑"/>
      <w:bCs w:val="0"/>
      <w:color w:val="000000"/>
      <w:kern w:val="44"/>
      <w:sz w:val="28"/>
      <w:szCs w:val="40"/>
    </w:rPr>
  </w:style>
  <w:style w:type="character" w:customStyle="1" w:styleId="71e7dc79-1ff7-45e8-997d-0ebda3762b910">
    <w:name w:val="71e7dc79-1ff7-45e8-997d-0ebda3762b91 字符"/>
    <w:basedOn w:val="21bc9c4b-6a32-43e5-beaa-fd2d792c57350"/>
    <w:link w:val="71e7dc79-1ff7-45e8-997d-0ebda3762b91"/>
    <w:qFormat/>
    <w:rsid w:val="00BD1B67"/>
    <w:rPr>
      <w:rFonts w:ascii="微软雅黑" w:eastAsia="微软雅黑" w:hAnsi="微软雅黑" w:cstheme="majorBidi"/>
      <w:b/>
      <w:bCs/>
      <w:color w:val="000000"/>
      <w:kern w:val="44"/>
      <w:sz w:val="28"/>
      <w:szCs w:val="40"/>
    </w:rPr>
  </w:style>
  <w:style w:type="paragraph" w:customStyle="1" w:styleId="b63ee27f-4cf3-414c-9275-d88e3f90795e">
    <w:name w:val="b63ee27f-4cf3-414c-9275-d88e3f90795e"/>
    <w:basedOn w:val="3"/>
    <w:next w:val="acbfdd8b-e11b-4d36-88ff-6049b138f862"/>
    <w:link w:val="b63ee27f-4cf3-414c-9275-d88e3f90795e0"/>
    <w:qFormat/>
    <w:rsid w:val="00BD1B67"/>
    <w:pPr>
      <w:widowControl/>
      <w:adjustRightInd w:val="0"/>
      <w:snapToGrid w:val="0"/>
      <w:spacing w:before="0" w:after="0" w:line="288" w:lineRule="auto"/>
      <w:ind w:firstLineChars="0" w:firstLine="0"/>
      <w:jc w:val="left"/>
    </w:pPr>
    <w:rPr>
      <w:rFonts w:ascii="微软雅黑" w:eastAsia="微软雅黑" w:hAnsi="微软雅黑"/>
      <w:bCs w:val="0"/>
      <w:color w:val="000000"/>
      <w:sz w:val="26"/>
      <w:szCs w:val="28"/>
    </w:rPr>
  </w:style>
  <w:style w:type="character" w:customStyle="1" w:styleId="b63ee27f-4cf3-414c-9275-d88e3f90795e0">
    <w:name w:val="b63ee27f-4cf3-414c-9275-d88e3f90795e 字符"/>
    <w:basedOn w:val="20"/>
    <w:link w:val="b63ee27f-4cf3-414c-9275-d88e3f90795e"/>
    <w:qFormat/>
    <w:rsid w:val="00BD1B67"/>
    <w:rPr>
      <w:rFonts w:ascii="微软雅黑" w:eastAsia="微软雅黑" w:hAnsi="微软雅黑" w:cstheme="majorBidi"/>
      <w:b/>
      <w:bCs/>
      <w:color w:val="000000"/>
      <w:kern w:val="2"/>
      <w:sz w:val="26"/>
      <w:szCs w:val="28"/>
    </w:rPr>
  </w:style>
  <w:style w:type="paragraph" w:customStyle="1" w:styleId="be358f00-9758-446e-aec5-cde8345aeef3">
    <w:name w:val="be358f00-9758-446e-aec5-cde8345aeef3"/>
    <w:basedOn w:val="23"/>
    <w:link w:val="be358f00-9758-446e-aec5-cde8345aeef30"/>
    <w:qFormat/>
    <w:rsid w:val="00BD1B67"/>
    <w:pPr>
      <w:adjustRightInd w:val="0"/>
      <w:snapToGrid w:val="0"/>
      <w:spacing w:after="0" w:line="288" w:lineRule="auto"/>
      <w:ind w:leftChars="0" w:left="0" w:firstLineChars="0" w:firstLine="0"/>
    </w:pPr>
    <w:rPr>
      <w:rFonts w:ascii="微软雅黑" w:eastAsia="微软雅黑" w:hAnsi="微软雅黑" w:cs="Times New Roman"/>
      <w:color w:val="000000"/>
      <w:szCs w:val="40"/>
    </w:rPr>
  </w:style>
  <w:style w:type="character" w:customStyle="1" w:styleId="be358f00-9758-446e-aec5-cde8345aeef30">
    <w:name w:val="be358f00-9758-446e-aec5-cde8345aeef3 字符"/>
    <w:basedOn w:val="20"/>
    <w:link w:val="be358f00-9758-446e-aec5-cde8345aeef3"/>
    <w:qFormat/>
    <w:rsid w:val="00BD1B67"/>
    <w:rPr>
      <w:rFonts w:ascii="微软雅黑" w:eastAsia="微软雅黑" w:hAnsi="微软雅黑" w:cstheme="majorBidi"/>
      <w:b/>
      <w:bCs/>
      <w:color w:val="000000"/>
      <w:kern w:val="2"/>
      <w:sz w:val="22"/>
      <w:szCs w:val="40"/>
    </w:rPr>
  </w:style>
  <w:style w:type="paragraph" w:customStyle="1" w:styleId="566ba9ff-a5b0-4b6f-bbdf-c3ab41993fc2">
    <w:name w:val="566ba9ff-a5b0-4b6f-bbdf-c3ab41993fc2"/>
    <w:basedOn w:val="4"/>
    <w:next w:val="acbfdd8b-e11b-4d36-88ff-6049b138f862"/>
    <w:link w:val="566ba9ff-a5b0-4b6f-bbdf-c3ab41993fc20"/>
    <w:qFormat/>
    <w:rsid w:val="00BD1B67"/>
    <w:pPr>
      <w:adjustRightInd w:val="0"/>
      <w:spacing w:before="0" w:after="0" w:line="288" w:lineRule="auto"/>
    </w:pPr>
    <w:rPr>
      <w:rFonts w:ascii="微软雅黑" w:eastAsia="微软雅黑" w:hAnsi="微软雅黑"/>
      <w:b/>
      <w:color w:val="000000"/>
      <w:sz w:val="24"/>
    </w:rPr>
  </w:style>
  <w:style w:type="character" w:customStyle="1" w:styleId="566ba9ff-a5b0-4b6f-bbdf-c3ab41993fc20">
    <w:name w:val="566ba9ff-a5b0-4b6f-bbdf-c3ab41993fc2 字符"/>
    <w:basedOn w:val="b63ee27f-4cf3-414c-9275-d88e3f90795e0"/>
    <w:link w:val="566ba9ff-a5b0-4b6f-bbdf-c3ab41993fc2"/>
    <w:qFormat/>
    <w:rsid w:val="00BD1B67"/>
    <w:rPr>
      <w:rFonts w:ascii="微软雅黑" w:eastAsia="微软雅黑" w:hAnsi="微软雅黑" w:cstheme="majorBidi"/>
      <w:b/>
      <w:bCs/>
      <w:color w:val="000000"/>
      <w:kern w:val="2"/>
      <w:sz w:val="24"/>
      <w:szCs w:val="28"/>
    </w:rPr>
  </w:style>
  <w:style w:type="character" w:styleId="afe">
    <w:name w:val="annotation reference"/>
    <w:basedOn w:val="a0"/>
    <w:rsid w:val="00BD1B67"/>
    <w:rPr>
      <w:sz w:val="21"/>
      <w:szCs w:val="21"/>
    </w:rPr>
  </w:style>
  <w:style w:type="paragraph" w:styleId="aff">
    <w:name w:val="annotation text"/>
    <w:basedOn w:val="a"/>
    <w:link w:val="aff0"/>
    <w:rsid w:val="00BD1B67"/>
    <w:pPr>
      <w:spacing w:after="160" w:line="278" w:lineRule="auto"/>
      <w:ind w:firstLineChars="0" w:firstLine="0"/>
      <w:jc w:val="left"/>
    </w:pPr>
    <w:rPr>
      <w:rFonts w:asciiTheme="minorHAnsi" w:eastAsiaTheme="minorEastAsia" w:hAnsiTheme="minorHAnsi" w:cstheme="minorBidi"/>
      <w:sz w:val="22"/>
    </w:rPr>
  </w:style>
  <w:style w:type="character" w:customStyle="1" w:styleId="aff0">
    <w:name w:val="批注文字 字符"/>
    <w:basedOn w:val="a0"/>
    <w:link w:val="aff"/>
    <w:rsid w:val="00BD1B67"/>
    <w:rPr>
      <w:rFonts w:asciiTheme="minorHAnsi" w:eastAsiaTheme="minorEastAsia" w:hAnsiTheme="minorHAnsi" w:cstheme="minorBidi"/>
      <w:kern w:val="2"/>
      <w:sz w:val="22"/>
      <w:szCs w:val="24"/>
    </w:rPr>
  </w:style>
  <w:style w:type="paragraph" w:styleId="aff1">
    <w:name w:val="annotation subject"/>
    <w:basedOn w:val="aff"/>
    <w:next w:val="aff"/>
    <w:link w:val="aff2"/>
    <w:rsid w:val="00BD1B67"/>
    <w:rPr>
      <w:b/>
      <w:bCs/>
    </w:rPr>
  </w:style>
  <w:style w:type="character" w:customStyle="1" w:styleId="aff2">
    <w:name w:val="批注主题 字符"/>
    <w:basedOn w:val="aff0"/>
    <w:link w:val="aff1"/>
    <w:rsid w:val="00BD1B67"/>
    <w:rPr>
      <w:rFonts w:asciiTheme="minorHAnsi" w:eastAsiaTheme="minorEastAsia" w:hAnsiTheme="minorHAnsi" w:cstheme="minorBidi"/>
      <w:b/>
      <w:bCs/>
      <w:kern w:val="2"/>
      <w:sz w:val="22"/>
      <w:szCs w:val="24"/>
    </w:rPr>
  </w:style>
  <w:style w:type="table" w:customStyle="1" w:styleId="Style11">
    <w:name w:val="_Style 11"/>
    <w:basedOn w:val="TableNormal"/>
    <w:qFormat/>
    <w:rsid w:val="00BD1B67"/>
    <w:tblPr/>
  </w:style>
  <w:style w:type="paragraph" w:styleId="aff3">
    <w:name w:val="Revision"/>
    <w:hidden/>
    <w:uiPriority w:val="99"/>
    <w:unhideWhenUsed/>
    <w:rsid w:val="0023580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6.xml"/><Relationship Id="rId42" Type="http://schemas.microsoft.com/office/2011/relationships/commentsExtended" Target="commentsExtended.xml"/><Relationship Id="rId47" Type="http://schemas.openxmlformats.org/officeDocument/2006/relationships/image" Target="media/image21.png"/><Relationship Id="rId63" Type="http://schemas.openxmlformats.org/officeDocument/2006/relationships/header" Target="header18.xml"/><Relationship Id="rId68" Type="http://schemas.openxmlformats.org/officeDocument/2006/relationships/header" Target="header21.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19.png"/><Relationship Id="rId53" Type="http://schemas.openxmlformats.org/officeDocument/2006/relationships/header" Target="header12.xml"/><Relationship Id="rId58" Type="http://schemas.openxmlformats.org/officeDocument/2006/relationships/header" Target="header15.xml"/><Relationship Id="rId66" Type="http://schemas.openxmlformats.org/officeDocument/2006/relationships/footer" Target="footer11.xml"/><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footer" Target="footer9.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microsoft.com/office/2016/09/relationships/commentsIds" Target="commentsIds.xml"/><Relationship Id="rId48" Type="http://schemas.openxmlformats.org/officeDocument/2006/relationships/image" Target="media/image22.png"/><Relationship Id="rId56" Type="http://schemas.openxmlformats.org/officeDocument/2006/relationships/footer" Target="footer7.xml"/><Relationship Id="rId64" Type="http://schemas.openxmlformats.org/officeDocument/2006/relationships/footer" Target="footer10.xml"/><Relationship Id="rId69"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0.png"/><Relationship Id="rId59" Type="http://schemas.openxmlformats.org/officeDocument/2006/relationships/footer" Target="footer8.xml"/><Relationship Id="rId67" Type="http://schemas.openxmlformats.org/officeDocument/2006/relationships/header" Target="header20.xml"/><Relationship Id="rId20" Type="http://schemas.openxmlformats.org/officeDocument/2006/relationships/footer" Target="footer5.xml"/><Relationship Id="rId41" Type="http://schemas.openxmlformats.org/officeDocument/2006/relationships/comments" Target="comments.xml"/><Relationship Id="rId54" Type="http://schemas.openxmlformats.org/officeDocument/2006/relationships/footer" Target="footer6.xml"/><Relationship Id="rId62" Type="http://schemas.openxmlformats.org/officeDocument/2006/relationships/header" Target="header17.xml"/><Relationship Id="rId70" Type="http://schemas.openxmlformats.org/officeDocument/2006/relationships/header" Target="header2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3.png"/><Relationship Id="rId57" Type="http://schemas.openxmlformats.org/officeDocument/2006/relationships/header" Target="header14.xml"/><Relationship Id="rId10" Type="http://schemas.openxmlformats.org/officeDocument/2006/relationships/image" Target="media/image2.png"/><Relationship Id="rId31" Type="http://schemas.openxmlformats.org/officeDocument/2006/relationships/image" Target="media/image8.png"/><Relationship Id="rId44" Type="http://schemas.openxmlformats.org/officeDocument/2006/relationships/image" Target="media/image18.png"/><Relationship Id="rId52" Type="http://schemas.openxmlformats.org/officeDocument/2006/relationships/header" Target="header11.xml"/><Relationship Id="rId60" Type="http://schemas.openxmlformats.org/officeDocument/2006/relationships/header" Target="header16.xml"/><Relationship Id="rId65" Type="http://schemas.openxmlformats.org/officeDocument/2006/relationships/header" Target="header19.xm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4.png"/><Relationship Id="rId55" Type="http://schemas.openxmlformats.org/officeDocument/2006/relationships/header" Target="header13.xml"/><Relationship Id="rId7" Type="http://schemas.openxmlformats.org/officeDocument/2006/relationships/footnotes" Target="footnotes.xml"/><Relationship Id="rId7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292E602381411381B2DA04525C61FF"/>
        <w:category>
          <w:name w:val="常规"/>
          <w:gallery w:val="placeholder"/>
        </w:category>
        <w:types>
          <w:type w:val="bbPlcHdr"/>
        </w:types>
        <w:behaviors>
          <w:behavior w:val="content"/>
        </w:behaviors>
        <w:guid w:val="{FCF5AADE-4F8E-48DD-9A4D-1B153D5ADD21}"/>
      </w:docPartPr>
      <w:docPartBody>
        <w:p w:rsidR="00F14AD6" w:rsidRDefault="00F14AD6">
          <w:pPr>
            <w:pStyle w:val="EA292E602381411381B2DA04525C61FF"/>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6B4E" w:rsidRDefault="00396B4E">
      <w:pPr>
        <w:spacing w:line="240" w:lineRule="auto"/>
        <w:rPr>
          <w:rFonts w:hint="eastAsia"/>
        </w:rPr>
      </w:pPr>
      <w:r>
        <w:separator/>
      </w:r>
    </w:p>
  </w:endnote>
  <w:endnote w:type="continuationSeparator" w:id="0">
    <w:p w:rsidR="00396B4E" w:rsidRDefault="00396B4E">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宋体"/>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6B4E" w:rsidRDefault="00396B4E">
      <w:pPr>
        <w:spacing w:after="0"/>
        <w:rPr>
          <w:rFonts w:hint="eastAsia"/>
        </w:rPr>
      </w:pPr>
      <w:r>
        <w:separator/>
      </w:r>
    </w:p>
  </w:footnote>
  <w:footnote w:type="continuationSeparator" w:id="0">
    <w:p w:rsidR="00396B4E" w:rsidRDefault="00396B4E">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362F3"/>
    <w:rsid w:val="00016E5D"/>
    <w:rsid w:val="000362F3"/>
    <w:rsid w:val="00047C57"/>
    <w:rsid w:val="0005780C"/>
    <w:rsid w:val="00072DB9"/>
    <w:rsid w:val="000A7BA8"/>
    <w:rsid w:val="000E0E78"/>
    <w:rsid w:val="00112456"/>
    <w:rsid w:val="001360D9"/>
    <w:rsid w:val="00153148"/>
    <w:rsid w:val="001648BB"/>
    <w:rsid w:val="00171E2D"/>
    <w:rsid w:val="001B356E"/>
    <w:rsid w:val="001E6A04"/>
    <w:rsid w:val="00222A63"/>
    <w:rsid w:val="002D2264"/>
    <w:rsid w:val="002E302F"/>
    <w:rsid w:val="002E547F"/>
    <w:rsid w:val="002F265D"/>
    <w:rsid w:val="00333DEC"/>
    <w:rsid w:val="0033476B"/>
    <w:rsid w:val="00345F09"/>
    <w:rsid w:val="00364195"/>
    <w:rsid w:val="003937C8"/>
    <w:rsid w:val="00396B4E"/>
    <w:rsid w:val="003A0D65"/>
    <w:rsid w:val="003B6859"/>
    <w:rsid w:val="003C02AD"/>
    <w:rsid w:val="003C33CE"/>
    <w:rsid w:val="00452534"/>
    <w:rsid w:val="004751E1"/>
    <w:rsid w:val="00495360"/>
    <w:rsid w:val="00535288"/>
    <w:rsid w:val="00542BC8"/>
    <w:rsid w:val="00590E8D"/>
    <w:rsid w:val="0059714F"/>
    <w:rsid w:val="005D3BBD"/>
    <w:rsid w:val="005F1F87"/>
    <w:rsid w:val="005F6BC1"/>
    <w:rsid w:val="0060216C"/>
    <w:rsid w:val="006579FA"/>
    <w:rsid w:val="0068429D"/>
    <w:rsid w:val="00684F9B"/>
    <w:rsid w:val="00685F0B"/>
    <w:rsid w:val="006A1694"/>
    <w:rsid w:val="006B707E"/>
    <w:rsid w:val="006C642F"/>
    <w:rsid w:val="00706ABB"/>
    <w:rsid w:val="00727F3A"/>
    <w:rsid w:val="0077264F"/>
    <w:rsid w:val="00830132"/>
    <w:rsid w:val="008361C2"/>
    <w:rsid w:val="00882822"/>
    <w:rsid w:val="008C55BE"/>
    <w:rsid w:val="008E37EE"/>
    <w:rsid w:val="0090670F"/>
    <w:rsid w:val="00974D8A"/>
    <w:rsid w:val="009B6CA6"/>
    <w:rsid w:val="009D29F0"/>
    <w:rsid w:val="009E4292"/>
    <w:rsid w:val="009E5D64"/>
    <w:rsid w:val="009F0608"/>
    <w:rsid w:val="00A00FD1"/>
    <w:rsid w:val="00A11012"/>
    <w:rsid w:val="00A20949"/>
    <w:rsid w:val="00A91AAA"/>
    <w:rsid w:val="00AA18C3"/>
    <w:rsid w:val="00AC1BAE"/>
    <w:rsid w:val="00B45274"/>
    <w:rsid w:val="00B7616F"/>
    <w:rsid w:val="00BF3CCB"/>
    <w:rsid w:val="00BF5EC7"/>
    <w:rsid w:val="00C153A4"/>
    <w:rsid w:val="00C179D1"/>
    <w:rsid w:val="00C73482"/>
    <w:rsid w:val="00CF66F2"/>
    <w:rsid w:val="00DB5B2D"/>
    <w:rsid w:val="00DB78C0"/>
    <w:rsid w:val="00DC7481"/>
    <w:rsid w:val="00DD004F"/>
    <w:rsid w:val="00DF3655"/>
    <w:rsid w:val="00E06CB3"/>
    <w:rsid w:val="00E25EC1"/>
    <w:rsid w:val="00E47713"/>
    <w:rsid w:val="00E55FD7"/>
    <w:rsid w:val="00E57788"/>
    <w:rsid w:val="00E771D3"/>
    <w:rsid w:val="00E91482"/>
    <w:rsid w:val="00E958B7"/>
    <w:rsid w:val="00EB461F"/>
    <w:rsid w:val="00EF12FF"/>
    <w:rsid w:val="00F02D83"/>
    <w:rsid w:val="00F14AD6"/>
    <w:rsid w:val="00F15848"/>
    <w:rsid w:val="00F17B58"/>
    <w:rsid w:val="00F91937"/>
    <w:rsid w:val="00F93E2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4AD6"/>
    <w:pPr>
      <w:widowControl w:val="0"/>
      <w:spacing w:after="160" w:line="278" w:lineRule="auto"/>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292E602381411381B2DA04525C61FF">
    <w:name w:val="EA292E602381411381B2DA04525C61FF"/>
    <w:qFormat/>
    <w:rsid w:val="00F14AD6"/>
    <w:pPr>
      <w:widowControl w:val="0"/>
      <w:spacing w:after="160" w:line="278" w:lineRule="auto"/>
    </w:pPr>
    <w:rPr>
      <w:kern w:val="2"/>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7B786ED-1976-426A-BC3A-6359A98BCE6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3023</TotalTime>
  <Pages>56</Pages>
  <Words>17179</Words>
  <Characters>21647</Characters>
  <Application>Microsoft Office Word</Application>
  <DocSecurity>0</DocSecurity>
  <Lines>901</Lines>
  <Paragraphs>862</Paragraphs>
  <ScaleCrop>false</ScaleCrop>
  <Company/>
  <LinksUpToDate>false</LinksUpToDate>
  <CharactersWithSpaces>37964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HP</dc:creator>
  <cp:keywords/>
  <dc:description/>
  <cp:lastModifiedBy>梦 毛</cp:lastModifiedBy>
  <cp:revision>3</cp:revision>
  <dcterms:created xsi:type="dcterms:W3CDTF">2026-04-20T03:04:00Z</dcterms:created>
  <dcterms:modified xsi:type="dcterms:W3CDTF">2026-05-01T06:14:00Z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1926B2873449422895CA022C814B748D_13</vt:lpwstr>
  </property>
</Properties>
</file>